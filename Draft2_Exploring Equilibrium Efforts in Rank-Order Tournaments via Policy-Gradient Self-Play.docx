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E3A5F3" w14:textId="7C8526E0" w:rsidR="00530FFB" w:rsidRPr="003F3D90" w:rsidRDefault="00625E78" w:rsidP="00530FFB">
      <w:pPr>
        <w:pStyle w:val="Heading1"/>
        <w:jc w:val="center"/>
        <w:rPr>
          <w:rFonts w:ascii="Times New Roman" w:hAnsi="Times New Roman" w:cs="Times New Roman"/>
          <w:color w:val="000000" w:themeColor="text1"/>
          <w:sz w:val="24"/>
          <w:szCs w:val="24"/>
        </w:rPr>
      </w:pPr>
      <w:r w:rsidRPr="003F3D90">
        <w:rPr>
          <w:rStyle w:val="Strong"/>
          <w:rFonts w:ascii="Times New Roman" w:hAnsi="Times New Roman" w:cs="Times New Roman"/>
          <w:b w:val="0"/>
          <w:bCs w:val="0"/>
          <w:color w:val="000000" w:themeColor="text1"/>
          <w:sz w:val="24"/>
          <w:szCs w:val="24"/>
        </w:rPr>
        <w:t>Exploring</w:t>
      </w:r>
      <w:r w:rsidR="000F1FE9" w:rsidRPr="003F3D90">
        <w:rPr>
          <w:rStyle w:val="Strong"/>
          <w:rFonts w:ascii="Times New Roman" w:hAnsi="Times New Roman" w:cs="Times New Roman"/>
          <w:b w:val="0"/>
          <w:bCs w:val="0"/>
          <w:color w:val="000000" w:themeColor="text1"/>
          <w:sz w:val="24"/>
          <w:szCs w:val="24"/>
        </w:rPr>
        <w:t xml:space="preserve"> </w:t>
      </w:r>
      <w:r w:rsidR="00F975CA" w:rsidRPr="003F3D90">
        <w:rPr>
          <w:rStyle w:val="Strong"/>
          <w:rFonts w:ascii="Times New Roman" w:hAnsi="Times New Roman" w:cs="Times New Roman"/>
          <w:b w:val="0"/>
          <w:bCs w:val="0"/>
          <w:color w:val="000000" w:themeColor="text1"/>
          <w:sz w:val="24"/>
          <w:szCs w:val="24"/>
        </w:rPr>
        <w:t xml:space="preserve">Equilibrium </w:t>
      </w:r>
      <w:r w:rsidR="00522C75" w:rsidRPr="003F3D90">
        <w:rPr>
          <w:rStyle w:val="Strong"/>
          <w:rFonts w:ascii="Times New Roman" w:hAnsi="Times New Roman" w:cs="Times New Roman"/>
          <w:b w:val="0"/>
          <w:bCs w:val="0"/>
          <w:color w:val="000000" w:themeColor="text1"/>
          <w:sz w:val="24"/>
          <w:szCs w:val="24"/>
        </w:rPr>
        <w:t>Effort</w:t>
      </w:r>
      <w:r w:rsidR="000F1FE9" w:rsidRPr="003F3D90">
        <w:rPr>
          <w:rStyle w:val="Strong"/>
          <w:rFonts w:ascii="Times New Roman" w:hAnsi="Times New Roman" w:cs="Times New Roman"/>
          <w:b w:val="0"/>
          <w:bCs w:val="0"/>
          <w:color w:val="000000" w:themeColor="text1"/>
          <w:sz w:val="24"/>
          <w:szCs w:val="24"/>
        </w:rPr>
        <w:t xml:space="preserve">s </w:t>
      </w:r>
      <w:r w:rsidR="00F975CA" w:rsidRPr="003F3D90">
        <w:rPr>
          <w:rStyle w:val="Strong"/>
          <w:rFonts w:ascii="Times New Roman" w:hAnsi="Times New Roman" w:cs="Times New Roman"/>
          <w:b w:val="0"/>
          <w:bCs w:val="0"/>
          <w:color w:val="000000" w:themeColor="text1"/>
          <w:sz w:val="24"/>
          <w:szCs w:val="24"/>
        </w:rPr>
        <w:t xml:space="preserve">in </w:t>
      </w:r>
      <w:r w:rsidR="00522C75" w:rsidRPr="003F3D90">
        <w:rPr>
          <w:rStyle w:val="Strong"/>
          <w:rFonts w:ascii="Times New Roman" w:hAnsi="Times New Roman" w:cs="Times New Roman"/>
          <w:b w:val="0"/>
          <w:bCs w:val="0"/>
          <w:color w:val="000000" w:themeColor="text1"/>
          <w:sz w:val="24"/>
          <w:szCs w:val="24"/>
        </w:rPr>
        <w:t xml:space="preserve">Rank-Order </w:t>
      </w:r>
      <w:r w:rsidR="00530FFB" w:rsidRPr="003F3D90">
        <w:rPr>
          <w:rStyle w:val="Strong"/>
          <w:rFonts w:ascii="Times New Roman" w:hAnsi="Times New Roman" w:cs="Times New Roman"/>
          <w:b w:val="0"/>
          <w:bCs w:val="0"/>
          <w:color w:val="000000" w:themeColor="text1"/>
          <w:sz w:val="24"/>
          <w:szCs w:val="24"/>
        </w:rPr>
        <w:t>Tournament</w:t>
      </w:r>
      <w:r w:rsidR="00522C75" w:rsidRPr="003F3D90">
        <w:rPr>
          <w:rStyle w:val="Strong"/>
          <w:rFonts w:ascii="Times New Roman" w:hAnsi="Times New Roman" w:cs="Times New Roman"/>
          <w:b w:val="0"/>
          <w:bCs w:val="0"/>
          <w:color w:val="000000" w:themeColor="text1"/>
          <w:sz w:val="24"/>
          <w:szCs w:val="24"/>
        </w:rPr>
        <w:t>s</w:t>
      </w:r>
      <w:r w:rsidR="00530FFB" w:rsidRPr="003F3D90">
        <w:rPr>
          <w:rStyle w:val="Strong"/>
          <w:rFonts w:ascii="Times New Roman" w:hAnsi="Times New Roman" w:cs="Times New Roman"/>
          <w:b w:val="0"/>
          <w:bCs w:val="0"/>
          <w:color w:val="000000" w:themeColor="text1"/>
          <w:sz w:val="24"/>
          <w:szCs w:val="24"/>
        </w:rPr>
        <w:t xml:space="preserve"> </w:t>
      </w:r>
      <w:r w:rsidR="000F1FE9" w:rsidRPr="003F3D90">
        <w:rPr>
          <w:rStyle w:val="Strong"/>
          <w:rFonts w:ascii="Times New Roman" w:hAnsi="Times New Roman" w:cs="Times New Roman"/>
          <w:b w:val="0"/>
          <w:bCs w:val="0"/>
          <w:color w:val="000000" w:themeColor="text1"/>
          <w:sz w:val="24"/>
          <w:szCs w:val="24"/>
        </w:rPr>
        <w:t>via Policy-Gradient Self-Play</w:t>
      </w:r>
    </w:p>
    <w:p w14:paraId="4409851D" w14:textId="77777777" w:rsidR="00100363" w:rsidRPr="003F3D90" w:rsidRDefault="00100363" w:rsidP="00D65A23">
      <w:pPr>
        <w:spacing w:before="240" w:after="240" w:line="360" w:lineRule="auto"/>
        <w:jc w:val="both"/>
        <w:rPr>
          <w:color w:val="000000" w:themeColor="text1"/>
        </w:rPr>
      </w:pPr>
    </w:p>
    <w:p w14:paraId="04348479" w14:textId="19CBC9DC" w:rsidR="00364AED" w:rsidRPr="003F3D90" w:rsidRDefault="00100363" w:rsidP="000267F3">
      <w:pPr>
        <w:spacing w:before="240" w:after="240" w:line="360" w:lineRule="auto"/>
        <w:jc w:val="center"/>
        <w:rPr>
          <w:b/>
          <w:bCs/>
          <w:color w:val="000000" w:themeColor="text1"/>
        </w:rPr>
      </w:pPr>
      <w:r w:rsidRPr="003F3D90">
        <w:rPr>
          <w:b/>
          <w:bCs/>
          <w:color w:val="000000" w:themeColor="text1"/>
        </w:rPr>
        <w:t>Abstract</w:t>
      </w:r>
    </w:p>
    <w:p w14:paraId="781B4932" w14:textId="30E601A6" w:rsidR="00D8014D" w:rsidRPr="003F3D90" w:rsidRDefault="00D06A66" w:rsidP="007E1E44">
      <w:pPr>
        <w:spacing w:before="240" w:after="240" w:line="360" w:lineRule="auto"/>
        <w:jc w:val="both"/>
        <w:rPr>
          <w:color w:val="000000" w:themeColor="text1"/>
        </w:rPr>
      </w:pPr>
      <w:r w:rsidRPr="003F3D90">
        <w:t xml:space="preserve">Rank-order tournaments are a canonical model of strategic effort under uncertainty, but equilibrium analysis becomes increasingly difficult once tournament environments move beyond the analytically tractable one-stage setting. This paper </w:t>
      </w:r>
      <w:r w:rsidR="003F3D90" w:rsidRPr="003F3D90">
        <w:t>explores</w:t>
      </w:r>
      <w:r w:rsidRPr="003F3D90">
        <w:t xml:space="preserve"> whether a learning-based solver can recover tournament equilibrium effort from self-play interaction and thereby provide a computational foundation for settings in which closed-form analysis is unavailable</w:t>
      </w:r>
      <w:r w:rsidR="00D8014D" w:rsidRPr="003F3D90">
        <w:t>.</w:t>
      </w:r>
    </w:p>
    <w:p w14:paraId="26D9F4E9" w14:textId="6BDA222D" w:rsidR="00E12DA0" w:rsidRPr="003F3D90" w:rsidRDefault="00D06A66" w:rsidP="007E1E44">
      <w:pPr>
        <w:spacing w:before="240" w:after="240" w:line="360" w:lineRule="auto"/>
        <w:jc w:val="both"/>
        <w:rPr>
          <w:color w:val="000000" w:themeColor="text1"/>
        </w:rPr>
      </w:pPr>
      <w:r w:rsidRPr="003F3D90">
        <w:t>We propose Tournament Equilibrium Learning via PPO (TEL-PPO), a self-play policy-gradient framework that models the one-stage tournament as a one-</w:t>
      </w:r>
      <w:r w:rsidR="005E109C" w:rsidRPr="003F3D90">
        <w:t>shot</w:t>
      </w:r>
      <w:r w:rsidRPr="003F3D90">
        <w:t xml:space="preserve"> stochastic game with bounded continuous actions. TEL-PPO uses Beta-parameterized effort policies and augments self-play optimization with explicit equilibrium-quality checks based on stability diagnostics and exploitability </w:t>
      </w:r>
      <w:r w:rsidR="00D8014D" w:rsidRPr="003F3D90">
        <w:t>estimation.</w:t>
      </w:r>
    </w:p>
    <w:p w14:paraId="7A8C8BD4" w14:textId="5B331A1B" w:rsidR="00D8014D" w:rsidRPr="003F3D90" w:rsidRDefault="00D06A66" w:rsidP="007E1E44">
      <w:pPr>
        <w:spacing w:before="240" w:after="240" w:line="360" w:lineRule="auto"/>
        <w:jc w:val="both"/>
      </w:pPr>
      <w:r w:rsidRPr="003F3D90">
        <w:t xml:space="preserve">We evaluate the method in the canonical Lazear-Rosen one-stage tournament, where analytical equilibrium effort is available as ground truth, and compare it with a Monte Carlo finite-difference gradient baseline in the tractable setting. Across symmetric, multi-player, and heterogeneous tournament variants, TEL-PPO recovers the correct equilibrium structure in stable cases and remains close to the theoretical benchmark when the proposed equilibrium-quality diagnostics are satisfied. </w:t>
      </w:r>
      <w:r w:rsidR="00C05184" w:rsidRPr="003F3D90">
        <w:t>At the same time, the controlled one-stage setting provides a useful benchmark for distinguishing between training stabilization, low exploitability, and accurate recovery of the analytical equilibrium</w:t>
      </w:r>
      <w:r w:rsidR="00D8014D" w:rsidRPr="003F3D90">
        <w:t>.</w:t>
      </w:r>
    </w:p>
    <w:p w14:paraId="21B25226" w14:textId="0F7B4219" w:rsidR="00D8014D" w:rsidRPr="003F3D90" w:rsidRDefault="00D06A66" w:rsidP="007E1E44">
      <w:pPr>
        <w:pStyle w:val="NormalWeb"/>
        <w:spacing w:line="360" w:lineRule="auto"/>
        <w:jc w:val="both"/>
      </w:pPr>
      <w:r w:rsidRPr="003F3D90">
        <w:t>These findings establish the one-stage tournament as a useful validation benchmark for learning-based equilibrium computation and show that explicit equilibrium verification is essential before extending self-play methods to analytically intractable multi-stage or higher-dimensional tournament environments</w:t>
      </w:r>
      <w:r w:rsidR="00D8014D" w:rsidRPr="003F3D90">
        <w:t>.</w:t>
      </w:r>
    </w:p>
    <w:p w14:paraId="465DB046" w14:textId="576789FB" w:rsidR="009B6E1D" w:rsidRPr="003F3D90" w:rsidRDefault="00D8014D" w:rsidP="00B869BF">
      <w:pPr>
        <w:spacing w:after="160" w:line="360" w:lineRule="auto"/>
        <w:jc w:val="both"/>
        <w:rPr>
          <w:color w:val="000000" w:themeColor="text1"/>
        </w:rPr>
      </w:pPr>
      <w:r w:rsidRPr="003F3D90">
        <w:rPr>
          <w:rStyle w:val="Strong"/>
        </w:rPr>
        <w:lastRenderedPageBreak/>
        <w:t>Keywords:</w:t>
      </w:r>
      <w:r w:rsidRPr="003F3D90">
        <w:t xml:space="preserve"> Rank-order tournaments, equilibrium computation, self-play, reinforcement learning, PPO</w:t>
      </w:r>
      <w:r w:rsidR="009B6E1D" w:rsidRPr="003F3D90">
        <w:rPr>
          <w:color w:val="000000" w:themeColor="text1"/>
        </w:rPr>
        <w:br w:type="page"/>
      </w:r>
    </w:p>
    <w:p w14:paraId="00B121C0" w14:textId="09F64050" w:rsidR="008A3955" w:rsidRPr="003F3D90" w:rsidRDefault="00100363" w:rsidP="00740870">
      <w:pPr>
        <w:pStyle w:val="ListParagraph"/>
        <w:numPr>
          <w:ilvl w:val="0"/>
          <w:numId w:val="23"/>
        </w:numPr>
        <w:spacing w:before="240" w:after="240" w:line="360" w:lineRule="auto"/>
        <w:jc w:val="both"/>
        <w:rPr>
          <w:b/>
          <w:bCs/>
          <w:color w:val="000000" w:themeColor="text1"/>
        </w:rPr>
      </w:pPr>
      <w:r w:rsidRPr="003F3D90">
        <w:rPr>
          <w:b/>
          <w:bCs/>
          <w:color w:val="000000" w:themeColor="text1"/>
        </w:rPr>
        <w:lastRenderedPageBreak/>
        <w:t xml:space="preserve">Introduction &amp; </w:t>
      </w:r>
      <w:r w:rsidR="00AF14C6" w:rsidRPr="003F3D90">
        <w:rPr>
          <w:b/>
          <w:bCs/>
          <w:color w:val="000000" w:themeColor="text1"/>
        </w:rPr>
        <w:t>Motivation</w:t>
      </w:r>
    </w:p>
    <w:p w14:paraId="35612AB4" w14:textId="70DC8D91" w:rsidR="006C424A" w:rsidRPr="003F3D90" w:rsidRDefault="005D62EE" w:rsidP="00D65A23">
      <w:pPr>
        <w:pStyle w:val="NormalWeb"/>
        <w:spacing w:before="240" w:beforeAutospacing="0" w:after="240" w:afterAutospacing="0" w:line="360" w:lineRule="auto"/>
        <w:jc w:val="both"/>
      </w:pPr>
      <w:r w:rsidRPr="003F3D90">
        <w:t xml:space="preserve">Rank-order tournaments are a canonical model of strategic effort under uncertainty, in which agents exert costly effort to improve relative performance and rewards are assigned by rank rather than absolute output. Since the seminal work of Lazear and Rosen [1], tournament models have provided a standard framework for analyzing incentive design and equilibrium effort in </w:t>
      </w:r>
      <w:r w:rsidR="00D05AAE" w:rsidRPr="003F3D90">
        <w:t xml:space="preserve">rank-based </w:t>
      </w:r>
      <w:r w:rsidRPr="003F3D90">
        <w:t>competitive environments</w:t>
      </w:r>
      <w:r w:rsidR="006C424A" w:rsidRPr="003F3D90">
        <w:t>.</w:t>
      </w:r>
    </w:p>
    <w:p w14:paraId="5CF35852" w14:textId="13B4D242" w:rsidR="004C499C" w:rsidRPr="003F3D90" w:rsidRDefault="006C424A" w:rsidP="00D65A23">
      <w:pPr>
        <w:pStyle w:val="NormalWeb"/>
        <w:spacing w:before="240" w:beforeAutospacing="0" w:after="240" w:afterAutospacing="0" w:line="360" w:lineRule="auto"/>
        <w:jc w:val="both"/>
      </w:pPr>
      <w:r w:rsidRPr="003F3D90">
        <w:t xml:space="preserve">Despite their analytical appeal, tournament models become difficult to solve once the environment moves beyond the canonical one-stage setting. Closed-form equilibrium characterization is typically available only under restrictive assumptions, such as simple noise structures, symmetric agents, or static interaction. When tournament environments incorporate multiple stages, heterogeneous participants, asymmetric cost structures, or more complex strategic dependencies, analytical equilibrium derivation becomes increasingly difficult and is often unavailable. </w:t>
      </w:r>
      <w:r w:rsidR="005D62EE" w:rsidRPr="003F3D90">
        <w:t>As a result, many tournament environments of practical interest lack a tractable computational procedure for equilibrium characterization</w:t>
      </w:r>
      <w:r w:rsidRPr="003F3D90">
        <w:t>.</w:t>
      </w:r>
    </w:p>
    <w:p w14:paraId="7E903540" w14:textId="78F9495B" w:rsidR="004C499C" w:rsidRPr="003F3D90" w:rsidRDefault="005D62EE" w:rsidP="00D65A23">
      <w:pPr>
        <w:pStyle w:val="NormalWeb"/>
        <w:spacing w:before="240" w:beforeAutospacing="0" w:after="240" w:afterAutospacing="0" w:line="360" w:lineRule="auto"/>
        <w:jc w:val="both"/>
        <w:rPr>
          <w:color w:val="000000" w:themeColor="text1"/>
        </w:rPr>
      </w:pPr>
      <w:r w:rsidRPr="003F3D90">
        <w:t xml:space="preserve">This paper </w:t>
      </w:r>
      <w:r w:rsidR="00D05AAE" w:rsidRPr="003F3D90">
        <w:t>examines whether</w:t>
      </w:r>
      <w:r w:rsidRPr="003F3D90">
        <w:t xml:space="preserve"> a learning-based solver </w:t>
      </w:r>
      <w:r w:rsidR="00D05AAE" w:rsidRPr="003F3D90">
        <w:t xml:space="preserve">can </w:t>
      </w:r>
      <w:r w:rsidRPr="003F3D90">
        <w:t>recover tournament equilibrium effort in the analytically tractable one-stage setting, thereby provid</w:t>
      </w:r>
      <w:r w:rsidR="00D05AAE" w:rsidRPr="003F3D90">
        <w:t>ing</w:t>
      </w:r>
      <w:r w:rsidRPr="003F3D90">
        <w:t xml:space="preserve"> a credible starting point for extension to more complex tournament environments</w:t>
      </w:r>
      <w:r w:rsidR="00D05AAE" w:rsidRPr="003F3D90">
        <w:rPr>
          <w:rStyle w:val="Strong"/>
          <w:b w:val="0"/>
          <w:bCs w:val="0"/>
        </w:rPr>
        <w:t>.</w:t>
      </w:r>
      <w:r w:rsidR="006C424A" w:rsidRPr="003F3D90">
        <w:rPr>
          <w:b/>
          <w:bCs/>
        </w:rPr>
        <w:t xml:space="preserve"> </w:t>
      </w:r>
      <w:r w:rsidR="006C424A" w:rsidRPr="003F3D90">
        <w:t>We focus on this question because the one-stage Lazear-Rosen tournament admits an analytical equilibrium benchmark [1], making it possible to validate whether a self-play learning method converges to the correct fixed point before applying it to settings where closed-form solutions are unavailable.</w:t>
      </w:r>
    </w:p>
    <w:p w14:paraId="73510F82" w14:textId="461D54CC" w:rsidR="006C424A" w:rsidRPr="003F3D90" w:rsidRDefault="00C960D4" w:rsidP="00D65A23">
      <w:pPr>
        <w:pStyle w:val="NormalWeb"/>
        <w:spacing w:before="240" w:beforeAutospacing="0" w:after="240" w:afterAutospacing="0" w:line="360" w:lineRule="auto"/>
        <w:jc w:val="both"/>
        <w:rPr>
          <w:color w:val="000000" w:themeColor="text1"/>
        </w:rPr>
      </w:pPr>
      <w:r w:rsidRPr="003F3D90">
        <w:t>Recent advances in deep reinforcement learning</w:t>
      </w:r>
      <w:r w:rsidR="00D05AAE" w:rsidRPr="003F3D90">
        <w:t>, particularly in</w:t>
      </w:r>
      <w:r w:rsidRPr="003F3D90">
        <w:t xml:space="preserve"> self-play</w:t>
      </w:r>
      <w:r w:rsidR="00D05AAE" w:rsidRPr="003F3D90">
        <w:t xml:space="preserve"> methods,</w:t>
      </w:r>
      <w:r w:rsidRPr="003F3D90">
        <w:t xml:space="preserve"> have provided a computational </w:t>
      </w:r>
      <w:r w:rsidR="00B94544" w:rsidRPr="003F3D90">
        <w:t>approach</w:t>
      </w:r>
      <w:r w:rsidRPr="003F3D90">
        <w:t xml:space="preserve"> for solving complex strategic environments through repeated interaction rather than explicit analytical derivation. In stochastic competitive settings with continuous actions, learning agents can adapt to noisy outcomes and strategic opponents while improving their policies over time. This makes reinforcement learning a natural candidate for tournament environments, where </w:t>
      </w:r>
      <w:r w:rsidR="004C7EC9" w:rsidRPr="003F3D90">
        <w:t xml:space="preserve">agents choose </w:t>
      </w:r>
      <w:r w:rsidRPr="003F3D90">
        <w:t>effort strategic</w:t>
      </w:r>
      <w:r w:rsidR="004C7EC9" w:rsidRPr="003F3D90">
        <w:t>ally</w:t>
      </w:r>
      <w:r w:rsidRPr="003F3D90">
        <w:t xml:space="preserve">, </w:t>
      </w:r>
      <w:r w:rsidR="004C7EC9" w:rsidRPr="003F3D90">
        <w:t xml:space="preserve">realized </w:t>
      </w:r>
      <w:r w:rsidRPr="003F3D90">
        <w:t xml:space="preserve">outcomes are noisy, and </w:t>
      </w:r>
      <w:r w:rsidR="004C7EC9" w:rsidRPr="003F3D90">
        <w:t>performance depends on relative rank rather than absolute output</w:t>
      </w:r>
      <w:r w:rsidRPr="003F3D90">
        <w:t>. The challenge, however, is not merely optimization under uncertainty, but whether self-play can recover equilibrium effort in a rank-</w:t>
      </w:r>
      <w:r w:rsidR="004C7EC9" w:rsidRPr="003F3D90">
        <w:t>order</w:t>
      </w:r>
      <w:r w:rsidRPr="003F3D90">
        <w:t xml:space="preserve"> stochastic </w:t>
      </w:r>
      <w:r w:rsidR="004C7EC9" w:rsidRPr="003F3D90">
        <w:lastRenderedPageBreak/>
        <w:t>contest</w:t>
      </w:r>
      <w:r w:rsidRPr="003F3D90">
        <w:t>. Among policy-gradient methods, Proximal Policy Optimization (PPO) offers a stable and scalable framework for continuous-action learning [2]</w:t>
      </w:r>
      <w:r w:rsidR="005D62EE" w:rsidRPr="003F3D90">
        <w:t>.</w:t>
      </w:r>
    </w:p>
    <w:p w14:paraId="334657F3" w14:textId="77777777" w:rsidR="005D62EE" w:rsidRPr="003F3D90" w:rsidRDefault="00330105" w:rsidP="00D65A23">
      <w:pPr>
        <w:pStyle w:val="NormalWeb"/>
        <w:spacing w:before="240" w:beforeAutospacing="0" w:after="240" w:afterAutospacing="0" w:line="360" w:lineRule="auto"/>
        <w:jc w:val="both"/>
      </w:pPr>
      <w:r w:rsidRPr="003F3D90">
        <w:t xml:space="preserve">Motivated by this perspective, we propose the </w:t>
      </w:r>
      <w:r w:rsidRPr="003F3D90">
        <w:rPr>
          <w:rStyle w:val="Strong"/>
          <w:b w:val="0"/>
          <w:bCs w:val="0"/>
        </w:rPr>
        <w:t>Tournament Equilibrium Learning Framework based on Proximal Policy Optimization (TEL-PPO)</w:t>
      </w:r>
      <w:r w:rsidRPr="003F3D90">
        <w:t xml:space="preserve">, a self-play policy-gradient approach for equilibrium effort computation in rank-order tournaments. TEL-PPO models the one-stage tournament as a one-step stochastic game with continuous bounded effort actions and combines Beta-parameterized policies with explicit equilibrium verification based on stability diagnostics and exploitability estimation. </w:t>
      </w:r>
    </w:p>
    <w:p w14:paraId="643D8327" w14:textId="5CC3E776" w:rsidR="00330105" w:rsidRPr="003F3D90" w:rsidRDefault="00C960D4" w:rsidP="00D65A23">
      <w:pPr>
        <w:pStyle w:val="NormalWeb"/>
        <w:spacing w:before="240" w:beforeAutospacing="0" w:after="240" w:afterAutospacing="0" w:line="360" w:lineRule="auto"/>
        <w:jc w:val="both"/>
      </w:pPr>
      <w:r w:rsidRPr="003F3D90">
        <w:t>The purpose of the one-stage setting in this paper is not to revisit a solved model, but to use it as a controlled validation benchmark for a learning-based equilibrium solver. By comparing learned effort profiles with a benchmark of known equilibrium structure, we can test whether self-play recovers the correct fixed point before extending the approach to tournament environments in which analytical characterization may be unavailable</w:t>
      </w:r>
      <w:r w:rsidR="00330105" w:rsidRPr="003F3D90">
        <w:t>.</w:t>
      </w:r>
    </w:p>
    <w:p w14:paraId="5DDEA243" w14:textId="2A5E1B06" w:rsidR="00330105" w:rsidRPr="003F3D90" w:rsidRDefault="0064394E" w:rsidP="00D65A23">
      <w:pPr>
        <w:pStyle w:val="NormalWeb"/>
        <w:spacing w:before="240" w:beforeAutospacing="0" w:after="240" w:afterAutospacing="0" w:line="360" w:lineRule="auto"/>
        <w:jc w:val="both"/>
      </w:pPr>
      <w:r w:rsidRPr="003F3D90">
        <w:t xml:space="preserve">This paper makes three contributions. </w:t>
      </w:r>
      <w:r w:rsidR="00330105" w:rsidRPr="003F3D90">
        <w:t xml:space="preserve">First, </w:t>
      </w:r>
      <w:r w:rsidR="005D62EE" w:rsidRPr="003F3D90">
        <w:t>we cast equilibrium-effort computation in noisy rank-order tournaments as a self-play learning problem with bounded continuous actions</w:t>
      </w:r>
      <w:r w:rsidR="00330105" w:rsidRPr="003F3D90">
        <w:t xml:space="preserve">. Second, we develop TEL-PPO, </w:t>
      </w:r>
      <w:r w:rsidR="005D62EE" w:rsidRPr="003F3D90">
        <w:t>a PPO-based framework that combines self-play learning with explicit equilibrium-quality diagnostics, including stability screening and exploitability checks</w:t>
      </w:r>
      <w:r w:rsidR="00330105" w:rsidRPr="003F3D90">
        <w:t xml:space="preserve">. </w:t>
      </w:r>
      <w:r w:rsidR="00B869BF" w:rsidRPr="003F3D90">
        <w:t>Third, using the analytically solvable one-stage tournament as a benchmark, we show that TEL-PPO recovers the correct equilibrium structure in stable regimes and that explicit verification is necessary because optimization stability, low exploitability, and benchmark accuracy do not always coincide</w:t>
      </w:r>
      <w:r w:rsidR="00330105" w:rsidRPr="003F3D90">
        <w:t>.</w:t>
      </w:r>
    </w:p>
    <w:p w14:paraId="241C349E" w14:textId="084F494C" w:rsidR="00330105" w:rsidRPr="003F3D90" w:rsidRDefault="00330105" w:rsidP="00D65A23">
      <w:pPr>
        <w:pStyle w:val="NormalWeb"/>
        <w:spacing w:before="240" w:beforeAutospacing="0" w:after="240" w:afterAutospacing="0" w:line="360" w:lineRule="auto"/>
        <w:jc w:val="both"/>
        <w:rPr>
          <w:color w:val="000000" w:themeColor="text1"/>
        </w:rPr>
      </w:pPr>
      <w:r w:rsidRPr="003F3D90">
        <w:t>The remainder of this paper is organized as follows</w:t>
      </w:r>
      <w:r w:rsidRPr="003F3D90">
        <w:rPr>
          <w:rFonts w:eastAsia="SimSun"/>
        </w:rPr>
        <w:t>:</w:t>
      </w:r>
      <w:r w:rsidRPr="003F3D90">
        <w:t xml:space="preserve"> Section 2 reviews related work. Section 3 introduces the tournament model and the analytical benchmark. Section 4 presents TEL-PPO and the gradient-based baseline. Section 5 reports the experimental results and diagnostic analyses. Section 6 concludes and discusses future directions.</w:t>
      </w:r>
    </w:p>
    <w:p w14:paraId="5D94A97C" w14:textId="0861AEF9" w:rsidR="00100363" w:rsidRPr="003F3D90" w:rsidRDefault="00100363" w:rsidP="00740870">
      <w:pPr>
        <w:pStyle w:val="ListParagraph"/>
        <w:numPr>
          <w:ilvl w:val="0"/>
          <w:numId w:val="23"/>
        </w:numPr>
        <w:spacing w:before="240" w:after="240" w:line="360" w:lineRule="auto"/>
        <w:jc w:val="both"/>
        <w:rPr>
          <w:b/>
          <w:bCs/>
          <w:color w:val="000000" w:themeColor="text1"/>
        </w:rPr>
      </w:pPr>
      <w:r w:rsidRPr="003F3D90">
        <w:rPr>
          <w:b/>
          <w:bCs/>
          <w:color w:val="000000" w:themeColor="text1"/>
        </w:rPr>
        <w:t>Related work</w:t>
      </w:r>
    </w:p>
    <w:p w14:paraId="41BD23BF" w14:textId="585EEAE6" w:rsidR="00D339CE" w:rsidRPr="003F3D90" w:rsidRDefault="00D339CE" w:rsidP="00D65A23">
      <w:pPr>
        <w:pStyle w:val="Heading2"/>
        <w:spacing w:before="240" w:after="240" w:line="360" w:lineRule="auto"/>
        <w:jc w:val="both"/>
        <w:rPr>
          <w:rFonts w:ascii="Times New Roman" w:hAnsi="Times New Roman" w:cs="Times New Roman"/>
          <w:b/>
          <w:bCs/>
          <w:color w:val="000000" w:themeColor="text1"/>
          <w:sz w:val="24"/>
          <w:szCs w:val="24"/>
        </w:rPr>
      </w:pPr>
      <w:r w:rsidRPr="003F3D90">
        <w:rPr>
          <w:rFonts w:ascii="Times New Roman" w:hAnsi="Times New Roman" w:cs="Times New Roman"/>
          <w:b/>
          <w:bCs/>
          <w:color w:val="000000" w:themeColor="text1"/>
          <w:sz w:val="24"/>
          <w:szCs w:val="24"/>
        </w:rPr>
        <w:lastRenderedPageBreak/>
        <w:t>2.1 Background on Tournament</w:t>
      </w:r>
      <w:r w:rsidR="00F74F59" w:rsidRPr="003F3D90">
        <w:rPr>
          <w:rFonts w:ascii="Times New Roman" w:hAnsi="Times New Roman" w:cs="Times New Roman"/>
          <w:b/>
          <w:bCs/>
          <w:color w:val="000000" w:themeColor="text1"/>
          <w:sz w:val="24"/>
          <w:szCs w:val="24"/>
        </w:rPr>
        <w:t>s and Analytical Contest Models</w:t>
      </w:r>
    </w:p>
    <w:p w14:paraId="300A3141" w14:textId="506A9A16" w:rsidR="00F74F59" w:rsidRPr="003F3D90" w:rsidRDefault="00C960D4" w:rsidP="00D65A23">
      <w:pPr>
        <w:pStyle w:val="NormalWeb"/>
        <w:spacing w:before="240" w:beforeAutospacing="0" w:after="240" w:afterAutospacing="0" w:line="360" w:lineRule="auto"/>
        <w:jc w:val="both"/>
        <w:rPr>
          <w:color w:val="000000" w:themeColor="text1"/>
        </w:rPr>
      </w:pPr>
      <w:r w:rsidRPr="003F3D90">
        <w:t>Contests provide a fundamental framework in economics and management for studying competitive environments in which agents exert costly effort to compete for predetermined rewards. Canonical contest models include the Tullock contest [3], the Lazear-Rosen rank-order tournament [1], and the all-pay auction [4]. These frameworks differ in how effort is translated into competitive outcomes, but together they form the foundation of the modern contest literature</w:t>
      </w:r>
      <w:r w:rsidR="00F74F59" w:rsidRPr="003F3D90">
        <w:t>.</w:t>
      </w:r>
    </w:p>
    <w:p w14:paraId="0D970FFC" w14:textId="31910211" w:rsidR="00F74F59" w:rsidRPr="003F3D90" w:rsidRDefault="00C960D4" w:rsidP="00D65A23">
      <w:pPr>
        <w:pStyle w:val="NormalWeb"/>
        <w:spacing w:before="240" w:beforeAutospacing="0" w:after="240" w:afterAutospacing="0" w:line="360" w:lineRule="auto"/>
        <w:jc w:val="both"/>
      </w:pPr>
      <w:r w:rsidRPr="003F3D90">
        <w:t xml:space="preserve">In Tullock contests, the probability of winning is proportional to an individual’s effort relative to aggregate effort, making the model well suited to applications such as rent-seeking, R&amp;D competition, and political campaigns [3]. In all-pay auctions, all contestants pay their bid regardless of the outcome, and the framework has been widely used to study lobbying, conflict, and crowdsourcing competition [4]. By contrast, the Lazear-Rosen tournament assigns rewards according to </w:t>
      </w:r>
      <w:r w:rsidR="004C7EC9" w:rsidRPr="003F3D90">
        <w:t xml:space="preserve">relative </w:t>
      </w:r>
      <w:r w:rsidRPr="003F3D90">
        <w:t>rank rather than absolute output, with realized performance subject to stochastic shocks [1]. This formulation has been especially influential in labor economics and organizational design, where it provides a benchmark model for studying promotion incentives, wage dispersion, and strategic effort under relative-performance evaluation</w:t>
      </w:r>
      <w:r w:rsidR="00F74F59" w:rsidRPr="003F3D90">
        <w:t>.</w:t>
      </w:r>
    </w:p>
    <w:p w14:paraId="32216E69" w14:textId="14AA4152" w:rsidR="00F74F59" w:rsidRPr="003F3D90" w:rsidRDefault="00C960D4" w:rsidP="00D65A23">
      <w:pPr>
        <w:pStyle w:val="NormalWeb"/>
        <w:spacing w:before="240" w:beforeAutospacing="0" w:after="240" w:afterAutospacing="0" w:line="360" w:lineRule="auto"/>
        <w:jc w:val="both"/>
        <w:rPr>
          <w:color w:val="000000" w:themeColor="text1"/>
        </w:rPr>
      </w:pPr>
      <w:r w:rsidRPr="003F3D90">
        <w:t xml:space="preserve">Among these frameworks, the rank-order tournament is particularly relevant for the present study because it combines strategic effort choice with stochastic performance comparison. In the canonical one-stage setting, the Lazear-Rosen model admits an analytically tractable benchmark for equilibrium effort [1]. However, tractability deteriorates quickly </w:t>
      </w:r>
      <w:r w:rsidR="00C01E31" w:rsidRPr="003F3D90">
        <w:t>as</w:t>
      </w:r>
      <w:r w:rsidRPr="003F3D90">
        <w:t xml:space="preserve"> contests become </w:t>
      </w:r>
      <w:r w:rsidR="00C01E31" w:rsidRPr="003F3D90">
        <w:t xml:space="preserve">more elaborate, for example through </w:t>
      </w:r>
      <w:r w:rsidRPr="003F3D90">
        <w:t>multistage</w:t>
      </w:r>
      <w:r w:rsidR="00C01E31" w:rsidRPr="003F3D90">
        <w:t xml:space="preserve"> structure or richer heterogeneity, </w:t>
      </w:r>
      <w:r w:rsidRPr="003F3D90">
        <w:t xml:space="preserve">noise, cost, or information </w:t>
      </w:r>
      <w:r w:rsidR="00C01E31" w:rsidRPr="003F3D90">
        <w:t>assumptions</w:t>
      </w:r>
      <w:r w:rsidRPr="003F3D90">
        <w:t xml:space="preserve">. Subsequent theoretical work has extended canonical contest formulations in several directions. For example, [5] derives closed-form optimal bias </w:t>
      </w:r>
      <w:r w:rsidR="003B2374" w:rsidRPr="003F3D90">
        <w:t xml:space="preserve">of the contest </w:t>
      </w:r>
      <w:r w:rsidRPr="003F3D90">
        <w:t>rule</w:t>
      </w:r>
      <w:r w:rsidR="003B2374" w:rsidRPr="003F3D90">
        <w:t xml:space="preserve"> </w:t>
      </w:r>
      <w:r w:rsidR="00C01E31" w:rsidRPr="003F3D90">
        <w:t>in</w:t>
      </w:r>
      <w:r w:rsidR="003B2374" w:rsidRPr="003F3D90">
        <w:t xml:space="preserve"> asymmetric</w:t>
      </w:r>
      <w:r w:rsidRPr="003F3D90">
        <w:t xml:space="preserve"> </w:t>
      </w:r>
      <m:oMath>
        <m:r>
          <w:rPr>
            <w:rFonts w:ascii="Cambria Math" w:hAnsi="Cambria Math"/>
          </w:rPr>
          <m:t>n</m:t>
        </m:r>
      </m:oMath>
      <w:r w:rsidRPr="003F3D90">
        <w:t>-player contests</w:t>
      </w:r>
      <w:r w:rsidR="003B2374" w:rsidRPr="003F3D90">
        <w:t xml:space="preserve"> with heterogeneous contestants</w:t>
      </w:r>
      <w:r w:rsidRPr="003F3D90">
        <w:t xml:space="preserve">, while [6] </w:t>
      </w:r>
      <w:r w:rsidR="00C01E31" w:rsidRPr="003F3D90">
        <w:t xml:space="preserve">shows that general two-player contests </w:t>
      </w:r>
      <w:r w:rsidRPr="003F3D90">
        <w:t xml:space="preserve">with heterogeneous </w:t>
      </w:r>
      <w:r w:rsidR="00C01E31" w:rsidRPr="003F3D90">
        <w:t>skill distribution can admit</w:t>
      </w:r>
      <w:r w:rsidR="00E26CD4" w:rsidRPr="003F3D90">
        <w:t xml:space="preserve"> a</w:t>
      </w:r>
      <w:r w:rsidRPr="003F3D90">
        <w:t xml:space="preserve"> symmetric </w:t>
      </w:r>
      <w:r w:rsidR="00E26CD4" w:rsidRPr="003F3D90">
        <w:t xml:space="preserve">equal-effort </w:t>
      </w:r>
      <w:r w:rsidRPr="003F3D90">
        <w:t>equilibri</w:t>
      </w:r>
      <w:r w:rsidR="00E26CD4" w:rsidRPr="003F3D90">
        <w:t>um</w:t>
      </w:r>
      <w:r w:rsidRPr="003F3D90">
        <w:t xml:space="preserve"> under </w:t>
      </w:r>
      <w:r w:rsidR="00E26CD4" w:rsidRPr="003F3D90">
        <w:t>broad assumption on production technology and skill distributions</w:t>
      </w:r>
      <w:r w:rsidRPr="003F3D90">
        <w:t xml:space="preserve">. These </w:t>
      </w:r>
      <w:r w:rsidR="00E26CD4" w:rsidRPr="003F3D90">
        <w:t>studie</w:t>
      </w:r>
      <w:r w:rsidRPr="003F3D90">
        <w:t xml:space="preserve">s </w:t>
      </w:r>
      <w:r w:rsidR="00E26CD4" w:rsidRPr="003F3D90">
        <w:t>illustrate</w:t>
      </w:r>
      <w:r w:rsidRPr="003F3D90">
        <w:t xml:space="preserve"> both the </w:t>
      </w:r>
      <w:r w:rsidR="00E26CD4" w:rsidRPr="003F3D90">
        <w:t>reach</w:t>
      </w:r>
      <w:r w:rsidRPr="003F3D90">
        <w:t xml:space="preserve"> and the limits of analytical modeling: it</w:t>
      </w:r>
      <w:r w:rsidR="00E26CD4" w:rsidRPr="003F3D90">
        <w:t xml:space="preserve"> can </w:t>
      </w:r>
      <w:r w:rsidRPr="003F3D90">
        <w:t xml:space="preserve">yield sharp equilibrium </w:t>
      </w:r>
      <w:r w:rsidR="00E26CD4" w:rsidRPr="003F3D90">
        <w:t>characterizations</w:t>
      </w:r>
      <w:r w:rsidRPr="003F3D90">
        <w:t xml:space="preserve"> in structured </w:t>
      </w:r>
      <w:r w:rsidR="00C64A0D" w:rsidRPr="003F3D90">
        <w:t>environments</w:t>
      </w:r>
      <w:r w:rsidR="00E26CD4" w:rsidRPr="003F3D90">
        <w:t>,</w:t>
      </w:r>
      <w:r w:rsidR="00C64A0D" w:rsidRPr="003F3D90">
        <w:t xml:space="preserve"> but</w:t>
      </w:r>
      <w:r w:rsidRPr="003F3D90">
        <w:t xml:space="preserve"> </w:t>
      </w:r>
      <w:r w:rsidR="00E26CD4" w:rsidRPr="003F3D90">
        <w:t xml:space="preserve">it </w:t>
      </w:r>
      <w:r w:rsidRPr="003F3D90">
        <w:t xml:space="preserve">does not by itself </w:t>
      </w:r>
      <w:r w:rsidR="00E26CD4" w:rsidRPr="003F3D90">
        <w:t>furnish</w:t>
      </w:r>
      <w:r w:rsidRPr="003F3D90">
        <w:t xml:space="preserve"> a general computational procedure for equilibrium recovery in more complex tournament settings</w:t>
      </w:r>
      <w:r w:rsidR="00F74F59" w:rsidRPr="003F3D90">
        <w:t>.</w:t>
      </w:r>
    </w:p>
    <w:p w14:paraId="113BB6D4" w14:textId="165B4C43" w:rsidR="00D339CE" w:rsidRPr="003F3D90" w:rsidRDefault="00D339CE" w:rsidP="00E5178D">
      <w:pPr>
        <w:pStyle w:val="Heading2"/>
        <w:spacing w:before="240" w:after="240" w:line="360" w:lineRule="auto"/>
        <w:jc w:val="both"/>
        <w:rPr>
          <w:rFonts w:ascii="Times New Roman" w:hAnsi="Times New Roman" w:cs="Times New Roman"/>
          <w:b/>
          <w:bCs/>
          <w:color w:val="000000" w:themeColor="text1"/>
          <w:sz w:val="24"/>
          <w:szCs w:val="24"/>
        </w:rPr>
      </w:pPr>
      <w:r w:rsidRPr="003F3D90">
        <w:rPr>
          <w:rFonts w:ascii="Times New Roman" w:hAnsi="Times New Roman" w:cs="Times New Roman"/>
          <w:b/>
          <w:bCs/>
          <w:color w:val="000000" w:themeColor="text1"/>
          <w:sz w:val="24"/>
          <w:szCs w:val="24"/>
        </w:rPr>
        <w:lastRenderedPageBreak/>
        <w:t xml:space="preserve">2.2 </w:t>
      </w:r>
      <w:r w:rsidR="004E7492" w:rsidRPr="003F3D90">
        <w:rPr>
          <w:rFonts w:ascii="Times New Roman" w:hAnsi="Times New Roman" w:cs="Times New Roman"/>
          <w:b/>
          <w:bCs/>
          <w:color w:val="000000" w:themeColor="text1"/>
          <w:sz w:val="24"/>
          <w:szCs w:val="24"/>
        </w:rPr>
        <w:t>Empirical and Experimental Research on Contests</w:t>
      </w:r>
    </w:p>
    <w:p w14:paraId="55CEE530" w14:textId="3407DBFD" w:rsidR="00072191" w:rsidRPr="003F3D90" w:rsidRDefault="00072191" w:rsidP="00072191">
      <w:pPr>
        <w:pStyle w:val="NormalWeb"/>
        <w:spacing w:before="240" w:after="240" w:line="360" w:lineRule="auto"/>
        <w:jc w:val="both"/>
      </w:pPr>
      <w:bookmarkStart w:id="0" w:name="OLE_LINK1"/>
      <w:r w:rsidRPr="003F3D90">
        <w:t xml:space="preserve">Empirical and experimental research complements analytical contest theory by examining how contestants respond to alternative tournament designs in practice. Experimental studies have explored how effort varies with prize allocation, tournament size, and the proportion of winners [7]. </w:t>
      </w:r>
      <w:proofErr w:type="gramStart"/>
      <w:r w:rsidRPr="003F3D90">
        <w:t xml:space="preserve">In particular, </w:t>
      </w:r>
      <w:proofErr w:type="spellStart"/>
      <w:r w:rsidRPr="003F3D90">
        <w:t>Harbring</w:t>
      </w:r>
      <w:proofErr w:type="spellEnd"/>
      <w:proofErr w:type="gramEnd"/>
      <w:r w:rsidRPr="003F3D90">
        <w:t xml:space="preserve"> and </w:t>
      </w:r>
      <w:proofErr w:type="spellStart"/>
      <w:r w:rsidRPr="003F3D90">
        <w:t>Irlenbusch</w:t>
      </w:r>
      <w:proofErr w:type="spellEnd"/>
      <w:r w:rsidRPr="003F3D90">
        <w:t xml:space="preserve"> [8] and Knauer et al. [9] show that increasing the share of winners can raise average effort, while </w:t>
      </w:r>
      <w:proofErr w:type="spellStart"/>
      <w:r w:rsidRPr="003F3D90">
        <w:t>Harbring</w:t>
      </w:r>
      <w:proofErr w:type="spellEnd"/>
      <w:r w:rsidRPr="003F3D90">
        <w:t xml:space="preserve"> and </w:t>
      </w:r>
      <w:proofErr w:type="spellStart"/>
      <w:r w:rsidRPr="003F3D90">
        <w:t>Irlenbusch</w:t>
      </w:r>
      <w:proofErr w:type="spellEnd"/>
      <w:r w:rsidRPr="003F3D90">
        <w:t xml:space="preserve"> [8] also find that very small tournaments, especially two-player tournaments, may be more prone to collusive behavior. Field studies further show that observed performance depends not only on incentive structure but also on characteristics of the competitive environment</w:t>
      </w:r>
      <w:r w:rsidR="00F34C1F" w:rsidRPr="003F3D90">
        <w:t xml:space="preserve">. </w:t>
      </w:r>
      <w:r w:rsidRPr="003F3D90">
        <w:t xml:space="preserve">In professional golf, the presence of a superstar can discourage rivals and reduce performance [10]. In auto racing, tournament prize spreads affect both performance and safety, although prize distribution itself appears less important once the size of the spread is controlled for [11]. </w:t>
      </w:r>
      <w:r w:rsidR="00F34C1F" w:rsidRPr="003F3D90">
        <w:t>Experimental evidence also shows that proportional-prize contests can induce effort above Nash benchmarks, although they generally produce lower effort and more equitable payoffs than winner-take-all contests [12]</w:t>
      </w:r>
      <w:r w:rsidRPr="003F3D90">
        <w:t>.</w:t>
      </w:r>
    </w:p>
    <w:p w14:paraId="1A9C0576" w14:textId="3D4A78C5" w:rsidR="00072191" w:rsidRPr="003F3D90" w:rsidRDefault="00F34C1F" w:rsidP="00886930">
      <w:pPr>
        <w:pStyle w:val="NormalWeb"/>
        <w:spacing w:before="240" w:beforeAutospacing="0" w:after="240" w:afterAutospacing="0" w:line="360" w:lineRule="auto"/>
        <w:jc w:val="both"/>
      </w:pPr>
      <w:r w:rsidRPr="003F3D90">
        <w:t>For our purposes, the main limitation of this literature is methodological. E</w:t>
      </w:r>
      <w:r w:rsidR="00CB7033" w:rsidRPr="003F3D90">
        <w:t xml:space="preserve">mpirical and experimental studies provide valuable evidence on behavior under alternative contest designs, but they do not by themselves provide a general computational </w:t>
      </w:r>
      <w:r w:rsidR="00072191" w:rsidRPr="003F3D90">
        <w:t>framework</w:t>
      </w:r>
      <w:r w:rsidR="00CB7033" w:rsidRPr="003F3D90">
        <w:t xml:space="preserve"> for recovering equilibrium behavior in strategically rich tournament environments. </w:t>
      </w:r>
    </w:p>
    <w:bookmarkEnd w:id="0"/>
    <w:p w14:paraId="37B23DA4" w14:textId="39F4A59A" w:rsidR="002B08B3" w:rsidRPr="003F3D90" w:rsidRDefault="00D339CE" w:rsidP="00886930">
      <w:pPr>
        <w:pStyle w:val="NormalWeb"/>
        <w:spacing w:before="240" w:beforeAutospacing="0" w:after="240" w:afterAutospacing="0" w:line="360" w:lineRule="auto"/>
        <w:jc w:val="both"/>
        <w:rPr>
          <w:b/>
          <w:bCs/>
          <w:color w:val="000000" w:themeColor="text1"/>
        </w:rPr>
      </w:pPr>
      <w:r w:rsidRPr="003F3D90">
        <w:rPr>
          <w:b/>
          <w:bCs/>
          <w:color w:val="000000" w:themeColor="text1"/>
        </w:rPr>
        <w:t>2.</w:t>
      </w:r>
      <w:r w:rsidR="00E906AA" w:rsidRPr="003F3D90">
        <w:rPr>
          <w:b/>
          <w:bCs/>
          <w:color w:val="000000" w:themeColor="text1"/>
        </w:rPr>
        <w:t>3</w:t>
      </w:r>
      <w:r w:rsidRPr="003F3D90">
        <w:rPr>
          <w:b/>
          <w:bCs/>
          <w:color w:val="000000" w:themeColor="text1"/>
        </w:rPr>
        <w:t xml:space="preserve"> </w:t>
      </w:r>
      <w:r w:rsidR="00805E43" w:rsidRPr="003F3D90">
        <w:rPr>
          <w:b/>
          <w:bCs/>
          <w:color w:val="000000" w:themeColor="text1"/>
        </w:rPr>
        <w:t>R</w:t>
      </w:r>
      <w:r w:rsidR="00FB153B" w:rsidRPr="003F3D90">
        <w:rPr>
          <w:b/>
          <w:bCs/>
          <w:color w:val="000000" w:themeColor="text1"/>
        </w:rPr>
        <w:t xml:space="preserve">einforcement </w:t>
      </w:r>
      <w:r w:rsidR="00084E16" w:rsidRPr="003F3D90">
        <w:rPr>
          <w:b/>
          <w:bCs/>
          <w:color w:val="000000" w:themeColor="text1"/>
        </w:rPr>
        <w:t>L</w:t>
      </w:r>
      <w:r w:rsidR="00FB153B" w:rsidRPr="003F3D90">
        <w:rPr>
          <w:b/>
          <w:bCs/>
          <w:color w:val="000000" w:themeColor="text1"/>
        </w:rPr>
        <w:t xml:space="preserve">earning </w:t>
      </w:r>
      <w:r w:rsidR="00BC74D5" w:rsidRPr="003F3D90">
        <w:rPr>
          <w:b/>
          <w:bCs/>
          <w:color w:val="000000" w:themeColor="text1"/>
        </w:rPr>
        <w:t>for Equilibrium Approximation in Strategic Environments</w:t>
      </w:r>
      <w:r w:rsidR="00FB153B" w:rsidRPr="003F3D90">
        <w:rPr>
          <w:b/>
          <w:bCs/>
          <w:color w:val="000000" w:themeColor="text1"/>
        </w:rPr>
        <w:t xml:space="preserve"> </w:t>
      </w:r>
    </w:p>
    <w:p w14:paraId="5E0D9C76" w14:textId="040D2DD9" w:rsidR="00A0769E" w:rsidRPr="003F3D90" w:rsidRDefault="006E3226" w:rsidP="00CF643A">
      <w:pPr>
        <w:spacing w:after="240" w:line="360" w:lineRule="auto"/>
        <w:jc w:val="both"/>
      </w:pPr>
      <w:r w:rsidRPr="003F3D90">
        <w:t xml:space="preserve">The limitations of analytical approaches motivate the use of computational methods for equilibrium approximation in strategic environments where closed-form solutions are unavailable. In particular,  multi-agent reinforcement learning (MARL) provides a flexible framework in which strategic behavior can emerge through repeated interaction, self-play, and adaptation to other agents. </w:t>
      </w:r>
      <w:r w:rsidR="00CF643A" w:rsidRPr="003F3D90">
        <w:t>Surveys on multi-agent deep reinforcement learning document a broad range of techniques for competitive and cooperative environments and highlight their usefulness in high-dimensional and stochastic games [13].</w:t>
      </w:r>
    </w:p>
    <w:p w14:paraId="6BB6E622" w14:textId="7D57789D" w:rsidR="00CF643A" w:rsidRPr="003F3D90" w:rsidRDefault="00A0769E" w:rsidP="003F3D90">
      <w:pPr>
        <w:spacing w:after="240" w:line="360" w:lineRule="auto"/>
        <w:jc w:val="both"/>
        <w:rPr>
          <w:rFonts w:eastAsia="SimSun"/>
          <w:b/>
          <w:bCs/>
          <w:i/>
          <w:iCs/>
          <w:color w:val="000000" w:themeColor="text1"/>
        </w:rPr>
      </w:pPr>
      <w:r w:rsidRPr="003F3D90">
        <w:rPr>
          <w:b/>
          <w:bCs/>
          <w:i/>
          <w:iCs/>
        </w:rPr>
        <w:t xml:space="preserve">RL </w:t>
      </w:r>
      <w:r w:rsidR="005525FD" w:rsidRPr="003F3D90">
        <w:rPr>
          <w:b/>
          <w:bCs/>
          <w:i/>
          <w:iCs/>
        </w:rPr>
        <w:t xml:space="preserve">in </w:t>
      </w:r>
      <w:r w:rsidR="00B35FC8" w:rsidRPr="003F3D90">
        <w:rPr>
          <w:b/>
          <w:bCs/>
          <w:i/>
          <w:iCs/>
        </w:rPr>
        <w:t>Contest</w:t>
      </w:r>
      <w:r w:rsidR="005525FD" w:rsidRPr="003F3D90">
        <w:rPr>
          <w:b/>
          <w:bCs/>
          <w:i/>
          <w:iCs/>
        </w:rPr>
        <w:t>-Like</w:t>
      </w:r>
      <w:r w:rsidR="003A1319" w:rsidRPr="003F3D90">
        <w:rPr>
          <w:b/>
          <w:bCs/>
          <w:i/>
          <w:iCs/>
        </w:rPr>
        <w:t xml:space="preserve"> </w:t>
      </w:r>
      <w:r w:rsidR="007E1E44" w:rsidRPr="003F3D90">
        <w:rPr>
          <w:b/>
          <w:bCs/>
          <w:i/>
          <w:iCs/>
        </w:rPr>
        <w:t>Environments</w:t>
      </w:r>
      <w:r w:rsidR="007E1E44" w:rsidRPr="003F3D90">
        <w:rPr>
          <w:rFonts w:eastAsia="SimSun"/>
          <w:b/>
          <w:bCs/>
          <w:i/>
          <w:iCs/>
        </w:rPr>
        <w:t>.</w:t>
      </w:r>
      <w:r w:rsidR="007E1E44" w:rsidRPr="003F3D90">
        <w:t xml:space="preserve"> Reinforcement</w:t>
      </w:r>
      <w:r w:rsidR="003A1319" w:rsidRPr="003F3D90">
        <w:t xml:space="preserve"> learning has already been applied to several competitive environments that share structural similarities with contests. For example, [14] </w:t>
      </w:r>
      <w:r w:rsidR="003A1319" w:rsidRPr="003F3D90">
        <w:lastRenderedPageBreak/>
        <w:t xml:space="preserve">propose the BRAT and </w:t>
      </w:r>
      <w:proofErr w:type="spellStart"/>
      <w:r w:rsidR="003A1319" w:rsidRPr="003F3D90">
        <w:t>Meta_Nash</w:t>
      </w:r>
      <w:proofErr w:type="spellEnd"/>
      <w:r w:rsidR="003A1319" w:rsidRPr="003F3D90">
        <w:t xml:space="preserve"> DQN agents to approximate Nash equilibria in two-player simultaneous-action games using joint-action deep Q-learning. </w:t>
      </w:r>
      <w:r w:rsidR="00CF643A" w:rsidRPr="003F3D90">
        <w:t>More broadly, [15] studies the computational performance of deep reinforcement learning for finding Nash equilibria, while [16] applies multi-agent deep reinforcement learning to approximate equilibrium behavior in day-ahead electricity market bidding games. Other work combines fictitious play with deep reinforcement learning to approximate equilibria in imperfect-information games without prior domain knowledge [17]. These studies show that learning-based methods can recover strategic behavior in settings where equilibrium computation is analytically difficult.</w:t>
      </w:r>
    </w:p>
    <w:p w14:paraId="30393171" w14:textId="067F48CD" w:rsidR="00757FA7" w:rsidRPr="003F3D90" w:rsidRDefault="00CF643A" w:rsidP="007E1E44">
      <w:pPr>
        <w:spacing w:after="240" w:line="360" w:lineRule="auto"/>
        <w:jc w:val="both"/>
      </w:pPr>
      <w:r w:rsidRPr="003F3D90">
        <w:t>Multi-agent learning has also been applied to contest-like mechanisms more directly. For example, [18] develops a deep-learning and multi-agent simulation framework for designing all-pay auctions. These applications demonstrate that reinforcement learning can be used to study structured competitive environments, although</w:t>
      </w:r>
      <w:r w:rsidR="004C77AC" w:rsidRPr="003F3D90">
        <w:t xml:space="preserve"> many of them</w:t>
      </w:r>
      <w:r w:rsidRPr="003F3D90">
        <w:t xml:space="preserve"> involve </w:t>
      </w:r>
      <w:r w:rsidR="004C77AC" w:rsidRPr="003F3D90">
        <w:t xml:space="preserve">payoff structures that are </w:t>
      </w:r>
      <w:r w:rsidRPr="003F3D90">
        <w:t xml:space="preserve">smoother </w:t>
      </w:r>
      <w:r w:rsidR="004C77AC" w:rsidRPr="003F3D90">
        <w:t xml:space="preserve">or more directly tied to actions than in the </w:t>
      </w:r>
      <w:r w:rsidRPr="003F3D90">
        <w:t>rank-order tournament considered here</w:t>
      </w:r>
      <w:r w:rsidR="004C77AC" w:rsidRPr="003F3D90">
        <w:t>, where stochastic ranking plays a more central role</w:t>
      </w:r>
      <w:r w:rsidRPr="003F3D90">
        <w:t>.</w:t>
      </w:r>
    </w:p>
    <w:p w14:paraId="4ECA014A" w14:textId="682D13E3" w:rsidR="003D1C6D" w:rsidRPr="003F3D90" w:rsidRDefault="00757FA7" w:rsidP="007E1E44">
      <w:pPr>
        <w:spacing w:line="360" w:lineRule="auto"/>
        <w:jc w:val="both"/>
        <w:rPr>
          <w:b/>
          <w:bCs/>
          <w:i/>
          <w:iCs/>
          <w:color w:val="000000" w:themeColor="text1"/>
        </w:rPr>
      </w:pPr>
      <w:r w:rsidRPr="003F3D90">
        <w:rPr>
          <w:b/>
          <w:bCs/>
          <w:i/>
          <w:iCs/>
        </w:rPr>
        <w:t xml:space="preserve">RL for Equilibrium Approximation </w:t>
      </w:r>
      <w:r w:rsidR="005525FD" w:rsidRPr="003F3D90">
        <w:rPr>
          <w:b/>
          <w:bCs/>
          <w:i/>
          <w:iCs/>
        </w:rPr>
        <w:t>in Broader Strategic</w:t>
      </w:r>
      <w:r w:rsidR="003A1319" w:rsidRPr="003F3D90">
        <w:rPr>
          <w:b/>
          <w:bCs/>
          <w:i/>
          <w:iCs/>
        </w:rPr>
        <w:t xml:space="preserve"> Settings</w:t>
      </w:r>
      <w:r w:rsidR="005E109C" w:rsidRPr="003F3D90">
        <w:rPr>
          <w:b/>
          <w:bCs/>
          <w:i/>
          <w:iCs/>
        </w:rPr>
        <w:t xml:space="preserve">. </w:t>
      </w:r>
      <w:r w:rsidR="005525FD" w:rsidRPr="003F3D90">
        <w:t xml:space="preserve">Beyond contest settings, deep reinforcement learning has been used to approximate game-theoretic equilibria in a broader range of strategic environments. </w:t>
      </w:r>
      <w:r w:rsidR="003D1C6D" w:rsidRPr="003F3D90">
        <w:t>Examples include reinforcement-learning methods for obtaining Nash equilibria in multiplayer matrix games [19], DRL-based algorithms for computing Stackelberg-Nash equilibria in general-sum Markov games [20], and broader recent overviews connecting game-theoretic equilibrium concepts with multi-agent reinforcement learning [21]. This literature establishes reinforcement learning as a general computational framework for approximating equilibria in games with nonlinear, discontinuous, or analytically intractable payoff structures.</w:t>
      </w:r>
    </w:p>
    <w:p w14:paraId="7B205FB9" w14:textId="3EE0685B" w:rsidR="008E716B" w:rsidRPr="003F3D90" w:rsidRDefault="005525FD" w:rsidP="007E1E44">
      <w:pPr>
        <w:pStyle w:val="NormalWeb"/>
        <w:spacing w:line="360" w:lineRule="auto"/>
        <w:jc w:val="both"/>
      </w:pPr>
      <w:r w:rsidRPr="003F3D90">
        <w:t xml:space="preserve">Despite this progress, noisy rank-order tournaments remain underexplored from a reinforcement-learning perspective. Relative to Tullock contests or auction-based settings, the Lazear-Rosen tournament presents a more challenging structure: rewards are rank-based, performance is stochastic, and effort affects outcomes through noisy comparisons rather than through a smooth deterministic contest-success function. This makes equilibrium computation sensitive to the distribution of performance shocks and complicates both analytical </w:t>
      </w:r>
      <w:r w:rsidR="00333642" w:rsidRPr="003F3D90">
        <w:t>characterization</w:t>
      </w:r>
      <w:r w:rsidRPr="003F3D90">
        <w:t xml:space="preserve"> and numerical approximation</w:t>
      </w:r>
      <w:r w:rsidR="00794091" w:rsidRPr="003F3D90">
        <w:t>.</w:t>
      </w:r>
    </w:p>
    <w:p w14:paraId="453023FD" w14:textId="323C3D27" w:rsidR="00794091" w:rsidRPr="003F3D90" w:rsidRDefault="005525FD" w:rsidP="007E1E44">
      <w:pPr>
        <w:pStyle w:val="NormalWeb"/>
        <w:spacing w:line="360" w:lineRule="auto"/>
        <w:jc w:val="both"/>
      </w:pPr>
      <w:r w:rsidRPr="003F3D90">
        <w:lastRenderedPageBreak/>
        <w:t>This paper addresses that gap by formulating equilibrium-effort computation in rank-order tournaments as a self-play learning problem with bounded continuous actions in a one-step stochastic game. We propose TEL-PPO, a PPO-based framework for learning tournament effort policies under noisy rank-order incentives. The role of the analytically solvable one-stage tournament is methodological: because equilibrium effort is known in closed form in this setting [1], it provides a controlled benchmark for validating whether a learning-based solver recovers the correct equilibrium structure before being extended to more complex environments. In this sense, our contribution is not to replace analytical theory in the tractable case, but to establish a validated computational foundation for future work on tournament settings in which closed-form equilibrium analysis is unavailable</w:t>
      </w:r>
      <w:r w:rsidR="00794091" w:rsidRPr="003F3D90">
        <w:t>.</w:t>
      </w:r>
    </w:p>
    <w:p w14:paraId="07EE422E" w14:textId="025F7537" w:rsidR="00BA1EAA" w:rsidRPr="003F3D90" w:rsidRDefault="00891FB6" w:rsidP="00740870">
      <w:pPr>
        <w:pStyle w:val="ListParagraph"/>
        <w:numPr>
          <w:ilvl w:val="0"/>
          <w:numId w:val="23"/>
        </w:numPr>
        <w:spacing w:before="240" w:after="240" w:line="360" w:lineRule="auto"/>
        <w:jc w:val="both"/>
        <w:rPr>
          <w:b/>
          <w:bCs/>
          <w:color w:val="000000" w:themeColor="text1"/>
        </w:rPr>
      </w:pPr>
      <w:r w:rsidRPr="003F3D90">
        <w:rPr>
          <w:b/>
          <w:bCs/>
          <w:color w:val="000000" w:themeColor="text1"/>
        </w:rPr>
        <w:t>Tournament model</w:t>
      </w:r>
      <w:r w:rsidR="007E3FC3" w:rsidRPr="003F3D90">
        <w:rPr>
          <w:b/>
          <w:bCs/>
          <w:color w:val="000000" w:themeColor="text1"/>
        </w:rPr>
        <w:t xml:space="preserve"> and Analytical Benchmark </w:t>
      </w:r>
    </w:p>
    <w:p w14:paraId="3DB90B80" w14:textId="77777777" w:rsidR="00E407C1" w:rsidRPr="003F3D90" w:rsidRDefault="00E407C1" w:rsidP="00D65A23">
      <w:pPr>
        <w:spacing w:before="240" w:after="240" w:line="360" w:lineRule="auto"/>
        <w:jc w:val="both"/>
      </w:pPr>
      <w:r w:rsidRPr="003F3D90">
        <w:t>We begin with the canonical one-stage rank-order tournament introduced by Lazear and Rosen [1], which serves as the analytical benchmark throughout this paper. In this environment, two risk-neutral contestants choose costly effort levels and compete for rank-based rewards determined by relative performance rather than absolute output.</w:t>
      </w:r>
    </w:p>
    <w:p w14:paraId="21D8EC39" w14:textId="737C1B16" w:rsidR="00A20207" w:rsidRPr="003F3D90" w:rsidRDefault="00E407C1" w:rsidP="00A20207">
      <w:pPr>
        <w:spacing w:before="240" w:after="240" w:line="360" w:lineRule="auto"/>
        <w:jc w:val="both"/>
        <w:rPr>
          <w:color w:val="000000" w:themeColor="text1"/>
          <w:shd w:val="clear" w:color="auto" w:fill="FFFFFF"/>
        </w:rPr>
      </w:pPr>
      <w:r w:rsidRPr="003F3D90">
        <w:t xml:space="preserve">In the classical one-stage setting, contestants are assumed to be identical in ability and fully rational. Each player </w:t>
      </w:r>
      <m:oMath>
        <m:r>
          <w:rPr>
            <w:rFonts w:ascii="Cambria Math" w:hAnsi="Cambria Math"/>
          </w:rPr>
          <m:t>i∈{1,2}</m:t>
        </m:r>
      </m:oMath>
      <w:r w:rsidRPr="003F3D90">
        <w:t xml:space="preserve">chooses an effort level </w:t>
      </w:r>
      <m:oMath>
        <m:sSub>
          <m:sSubPr>
            <m:ctrlPr>
              <w:rPr>
                <w:rFonts w:ascii="Cambria Math" w:hAnsi="Cambria Math"/>
              </w:rPr>
            </m:ctrlPr>
          </m:sSubPr>
          <m:e>
            <m:r>
              <w:rPr>
                <w:rFonts w:ascii="Cambria Math" w:hAnsi="Cambria Math"/>
              </w:rPr>
              <m:t>e</m:t>
            </m:r>
          </m:e>
          <m:sub>
            <m:r>
              <w:rPr>
                <w:rFonts w:ascii="Cambria Math" w:hAnsi="Cambria Math"/>
              </w:rPr>
              <m:t>i</m:t>
            </m:r>
          </m:sub>
        </m:sSub>
        <m:r>
          <w:rPr>
            <w:rFonts w:ascii="Cambria Math" w:hAnsi="Cambria Math"/>
          </w:rPr>
          <m:t>≥0</m:t>
        </m:r>
      </m:oMath>
      <w:r w:rsidR="00544B32" w:rsidRPr="003F3D90">
        <w:t xml:space="preserve"> </w:t>
      </w:r>
      <w:r w:rsidRPr="003F3D90">
        <w:t>to maximize expected utility.</w:t>
      </w:r>
      <w:r w:rsidR="00544B32" w:rsidRPr="003F3D90">
        <w:t xml:space="preserve"> </w:t>
      </w:r>
      <w:r w:rsidRPr="003F3D90">
        <w:t>Realized performance depends on both effort and luck, and is given by</w:t>
      </w:r>
    </w:p>
    <w:p w14:paraId="1BB39CC1" w14:textId="01AEB9B9" w:rsidR="00040641" w:rsidRPr="003F3D90" w:rsidRDefault="00000000" w:rsidP="00865334">
      <w:pPr>
        <w:spacing w:before="240" w:after="240" w:line="360" w:lineRule="auto"/>
        <w:jc w:val="right"/>
        <w:rPr>
          <w:color w:val="000000" w:themeColor="text1"/>
        </w:rPr>
      </w:pPr>
      <m:oMath>
        <m:sSub>
          <m:sSubPr>
            <m:ctrlPr>
              <w:rPr>
                <w:rFonts w:ascii="Cambria Math" w:hAnsi="Cambria Math"/>
                <w:i/>
                <w:iCs/>
                <w:color w:val="000000" w:themeColor="text1"/>
              </w:rPr>
            </m:ctrlPr>
          </m:sSubPr>
          <m:e>
            <m:r>
              <w:rPr>
                <w:rFonts w:ascii="Cambria Math" w:hAnsi="Cambria Math"/>
                <w:color w:val="000000" w:themeColor="text1"/>
              </w:rPr>
              <m:t>y</m:t>
            </m:r>
          </m:e>
          <m:sub>
            <m:r>
              <w:rPr>
                <w:rFonts w:ascii="Cambria Math" w:hAnsi="Cambria Math"/>
                <w:color w:val="000000" w:themeColor="text1"/>
              </w:rPr>
              <m:t>i</m:t>
            </m:r>
          </m:sub>
        </m:sSub>
        <m:r>
          <w:rPr>
            <w:rFonts w:ascii="Cambria Math" w:hAnsi="Cambria Math"/>
            <w:color w:val="000000" w:themeColor="text1"/>
          </w:rPr>
          <m:t>=</m:t>
        </m:r>
        <m:sSub>
          <m:sSubPr>
            <m:ctrlPr>
              <w:rPr>
                <w:rFonts w:ascii="Cambria Math" w:hAnsi="Cambria Math"/>
                <w:i/>
                <w:iCs/>
                <w:color w:val="000000" w:themeColor="text1"/>
              </w:rPr>
            </m:ctrlPr>
          </m:sSubPr>
          <m:e>
            <m:r>
              <w:rPr>
                <w:rFonts w:ascii="Cambria Math" w:hAnsi="Cambria Math"/>
                <w:color w:val="000000" w:themeColor="text1"/>
              </w:rPr>
              <m:t>e</m:t>
            </m:r>
          </m:e>
          <m:sub>
            <m:r>
              <w:rPr>
                <w:rFonts w:ascii="Cambria Math" w:hAnsi="Cambria Math"/>
                <w:color w:val="000000" w:themeColor="text1"/>
              </w:rPr>
              <m:t>i</m:t>
            </m:r>
          </m:sub>
        </m:sSub>
      </m:oMath>
      <w:r w:rsidR="00040641" w:rsidRPr="003F3D90">
        <w:rPr>
          <w:color w:val="000000" w:themeColor="text1"/>
          <w:lang w:val="en-SG"/>
        </w:rPr>
        <w:t xml:space="preserve"> + </w:t>
      </w:r>
      <m:oMath>
        <m:sSub>
          <m:sSubPr>
            <m:ctrlPr>
              <w:rPr>
                <w:rFonts w:ascii="Cambria Math" w:hAnsi="Cambria Math"/>
                <w:i/>
                <w:iCs/>
                <w:color w:val="000000" w:themeColor="text1"/>
              </w:rPr>
            </m:ctrlPr>
          </m:sSubPr>
          <m:e>
            <m:r>
              <w:rPr>
                <w:rFonts w:ascii="Cambria Math" w:hAnsi="Cambria Math"/>
                <w:color w:val="000000" w:themeColor="text1"/>
              </w:rPr>
              <m:t>ε</m:t>
            </m:r>
          </m:e>
          <m:sub>
            <m:r>
              <w:rPr>
                <w:rFonts w:ascii="Cambria Math" w:hAnsi="Cambria Math"/>
                <w:color w:val="000000" w:themeColor="text1"/>
              </w:rPr>
              <m:t>i</m:t>
            </m:r>
          </m:sub>
        </m:sSub>
      </m:oMath>
      <w:r w:rsidR="00040641" w:rsidRPr="003F3D90">
        <w:rPr>
          <w:color w:val="000000" w:themeColor="text1"/>
          <w:lang w:val="en-SG"/>
        </w:rPr>
        <w:t xml:space="preserve">, with </w:t>
      </w:r>
      <m:oMath>
        <m:sSub>
          <m:sSubPr>
            <m:ctrlPr>
              <w:rPr>
                <w:rFonts w:ascii="Cambria Math" w:hAnsi="Cambria Math"/>
                <w:i/>
                <w:iCs/>
                <w:color w:val="000000" w:themeColor="text1"/>
              </w:rPr>
            </m:ctrlPr>
          </m:sSubPr>
          <m:e>
            <m:r>
              <w:rPr>
                <w:rFonts w:ascii="Cambria Math" w:hAnsi="Cambria Math"/>
                <w:color w:val="000000" w:themeColor="text1"/>
              </w:rPr>
              <m:t>ε</m:t>
            </m:r>
          </m:e>
          <m:sub>
            <m:r>
              <w:rPr>
                <w:rFonts w:ascii="Cambria Math" w:hAnsi="Cambria Math"/>
                <w:color w:val="000000" w:themeColor="text1"/>
              </w:rPr>
              <m:t>i</m:t>
            </m:r>
          </m:sub>
        </m:sSub>
        <m:r>
          <w:rPr>
            <w:rFonts w:ascii="Cambria Math" w:hAnsi="Cambria Math"/>
            <w:color w:val="000000" w:themeColor="text1"/>
          </w:rPr>
          <m:t>~U[-q, q]</m:t>
        </m:r>
      </m:oMath>
      <w:r w:rsidR="00040641" w:rsidRPr="003F3D90">
        <w:rPr>
          <w:color w:val="000000" w:themeColor="text1"/>
        </w:rPr>
        <w:tab/>
      </w:r>
      <w:r w:rsidR="000267F3" w:rsidRPr="003F3D90">
        <w:rPr>
          <w:color w:val="000000" w:themeColor="text1"/>
        </w:rPr>
        <w:tab/>
      </w:r>
      <w:r w:rsidR="000267F3" w:rsidRPr="003F3D90">
        <w:rPr>
          <w:color w:val="000000" w:themeColor="text1"/>
        </w:rPr>
        <w:tab/>
      </w:r>
      <w:r w:rsidR="000267F3" w:rsidRPr="003F3D90">
        <w:rPr>
          <w:color w:val="000000" w:themeColor="text1"/>
        </w:rPr>
        <w:tab/>
      </w:r>
      <w:r w:rsidR="000267F3" w:rsidRPr="003F3D90">
        <w:rPr>
          <w:color w:val="000000" w:themeColor="text1"/>
        </w:rPr>
        <w:tab/>
      </w:r>
      <w:r w:rsidR="00040641" w:rsidRPr="003F3D90">
        <w:rPr>
          <w:color w:val="000000" w:themeColor="text1"/>
        </w:rPr>
        <w:t>(1)</w:t>
      </w:r>
    </w:p>
    <w:p w14:paraId="65B80761" w14:textId="6022AF67" w:rsidR="00E407C1" w:rsidRPr="003F3D90" w:rsidRDefault="00E407C1" w:rsidP="00D65A23">
      <w:pPr>
        <w:spacing w:before="240" w:after="240" w:line="360" w:lineRule="auto"/>
        <w:jc w:val="both"/>
        <w:rPr>
          <w:color w:val="000000" w:themeColor="text1"/>
        </w:rPr>
      </w:pPr>
      <w:r w:rsidRPr="003F3D90">
        <w:t xml:space="preserve">where </w:t>
      </w:r>
      <m:oMath>
        <m:sSub>
          <m:sSubPr>
            <m:ctrlPr>
              <w:rPr>
                <w:rFonts w:ascii="Cambria Math" w:hAnsi="Cambria Math"/>
              </w:rPr>
            </m:ctrlPr>
          </m:sSubPr>
          <m:e>
            <m:r>
              <w:rPr>
                <w:rFonts w:ascii="Cambria Math" w:hAnsi="Cambria Math"/>
              </w:rPr>
              <m:t>e</m:t>
            </m:r>
          </m:e>
          <m:sub>
            <m:r>
              <w:rPr>
                <w:rFonts w:ascii="Cambria Math" w:hAnsi="Cambria Math"/>
              </w:rPr>
              <m:t>i</m:t>
            </m:r>
          </m:sub>
        </m:sSub>
      </m:oMath>
      <w:r w:rsidRPr="003F3D90">
        <w:t xml:space="preserve"> denotes the effort chosen by contestant </w:t>
      </w:r>
      <m:oMath>
        <m:r>
          <w:rPr>
            <w:rFonts w:ascii="Cambria Math" w:hAnsi="Cambria Math"/>
          </w:rPr>
          <m:t>i</m:t>
        </m:r>
      </m:oMath>
      <w:r w:rsidRPr="003F3D90">
        <w:t xml:space="preserve">, and </w:t>
      </w:r>
      <m:oMath>
        <m:sSub>
          <m:sSubPr>
            <m:ctrlPr>
              <w:rPr>
                <w:rFonts w:ascii="Cambria Math" w:hAnsi="Cambria Math"/>
              </w:rPr>
            </m:ctrlPr>
          </m:sSubPr>
          <m:e>
            <m:r>
              <w:rPr>
                <w:rFonts w:ascii="Cambria Math" w:hAnsi="Cambria Math"/>
              </w:rPr>
              <m:t>ε</m:t>
            </m:r>
          </m:e>
          <m:sub>
            <m:r>
              <w:rPr>
                <w:rFonts w:ascii="Cambria Math" w:hAnsi="Cambria Math"/>
              </w:rPr>
              <m:t>i</m:t>
            </m:r>
          </m:sub>
        </m:sSub>
      </m:oMath>
      <w:r w:rsidRPr="003F3D90">
        <w:t xml:space="preserve"> is an additive noise term capturing measurement error, unobserved fluctuations, or environmental uncertainty. </w:t>
      </w:r>
      <w:r w:rsidR="007E3FC3" w:rsidRPr="003F3D90">
        <w:t>The uniform-noise specification is standard in the benchmark tournament model and yields a simple closed-form expression for equilibrium effort.</w:t>
      </w:r>
      <w:r w:rsidRPr="003F3D90">
        <w:rPr>
          <w:color w:val="000000" w:themeColor="text1"/>
          <w:shd w:val="clear" w:color="auto" w:fill="FFFFFF"/>
        </w:rPr>
        <w:t xml:space="preserve"> </w:t>
      </w:r>
      <w:r w:rsidRPr="003F3D90">
        <w:t>The presence of noise implies that greater effort increases, but does not guarantee, the probability of outperforming the opponent.</w:t>
      </w:r>
    </w:p>
    <w:p w14:paraId="3C093C13" w14:textId="21A1B24C" w:rsidR="00865334" w:rsidRPr="003F3D90" w:rsidRDefault="00E407C1" w:rsidP="00D65A23">
      <w:pPr>
        <w:spacing w:before="240" w:after="240" w:line="360" w:lineRule="auto"/>
        <w:jc w:val="both"/>
      </w:pPr>
      <w:r w:rsidRPr="003F3D90">
        <w:rPr>
          <w:color w:val="000000" w:themeColor="text1"/>
        </w:rPr>
        <w:t xml:space="preserve">Rewards are assigned according to rank. </w:t>
      </w:r>
      <w:r w:rsidR="00865334" w:rsidRPr="003F3D90">
        <w:t xml:space="preserve">Let </w:t>
      </w:r>
      <m:oMath>
        <m:sSub>
          <m:sSubPr>
            <m:ctrlPr>
              <w:rPr>
                <w:rFonts w:ascii="Cambria Math" w:hAnsi="Cambria Math"/>
                <w:i/>
              </w:rPr>
            </m:ctrlPr>
          </m:sSubPr>
          <m:e>
            <m:r>
              <w:rPr>
                <w:rFonts w:ascii="Cambria Math" w:hAnsi="Cambria Math"/>
              </w:rPr>
              <m:t>w</m:t>
            </m:r>
          </m:e>
          <m:sub>
            <m:r>
              <w:rPr>
                <w:rFonts w:ascii="Cambria Math" w:hAnsi="Cambria Math"/>
              </w:rPr>
              <m:t>H</m:t>
            </m:r>
          </m:sub>
        </m:sSub>
      </m:oMath>
      <w:r w:rsidR="00865334" w:rsidRPr="003F3D90">
        <w:t xml:space="preserve"> denote the prize for the winner and</w:t>
      </w:r>
      <w:r w:rsidR="00333642" w:rsidRPr="003F3D90">
        <w:t xml:space="preserve"> </w:t>
      </w:r>
      <m:oMath>
        <m:sSub>
          <m:sSubPr>
            <m:ctrlPr>
              <w:rPr>
                <w:rFonts w:ascii="Cambria Math" w:hAnsi="Cambria Math"/>
                <w:i/>
              </w:rPr>
            </m:ctrlPr>
          </m:sSubPr>
          <m:e>
            <m:r>
              <w:rPr>
                <w:rFonts w:ascii="Cambria Math" w:hAnsi="Cambria Math"/>
              </w:rPr>
              <m:t>w</m:t>
            </m:r>
          </m:e>
          <m:sub>
            <m:r>
              <w:rPr>
                <w:rFonts w:ascii="Cambria Math" w:hAnsi="Cambria Math"/>
              </w:rPr>
              <m:t>L</m:t>
            </m:r>
          </m:sub>
        </m:sSub>
      </m:oMath>
      <w:r w:rsidR="00865334" w:rsidRPr="003F3D90">
        <w:t xml:space="preserve"> the prize for the loser, with </w:t>
      </w:r>
      <m:oMath>
        <m:sSub>
          <m:sSubPr>
            <m:ctrlPr>
              <w:rPr>
                <w:rFonts w:ascii="Cambria Math" w:hAnsi="Cambria Math"/>
                <w:i/>
              </w:rPr>
            </m:ctrlPr>
          </m:sSubPr>
          <m:e>
            <m:r>
              <w:rPr>
                <w:rFonts w:ascii="Cambria Math" w:hAnsi="Cambria Math"/>
              </w:rPr>
              <m:t>w</m:t>
            </m:r>
          </m:e>
          <m:sub>
            <m:r>
              <w:rPr>
                <w:rFonts w:ascii="Cambria Math" w:hAnsi="Cambria Math"/>
              </w:rPr>
              <m:t>H</m:t>
            </m:r>
          </m:sub>
        </m:sSub>
        <m:r>
          <w:rPr>
            <w:rFonts w:ascii="Cambria Math" w:hAnsi="Cambria Math"/>
          </w:rPr>
          <m:t>&gt;</m:t>
        </m:r>
        <m:sSub>
          <m:sSubPr>
            <m:ctrlPr>
              <w:rPr>
                <w:rFonts w:ascii="Cambria Math" w:hAnsi="Cambria Math"/>
                <w:i/>
              </w:rPr>
            </m:ctrlPr>
          </m:sSubPr>
          <m:e>
            <m:r>
              <w:rPr>
                <w:rFonts w:ascii="Cambria Math" w:hAnsi="Cambria Math"/>
              </w:rPr>
              <m:t>w</m:t>
            </m:r>
          </m:e>
          <m:sub>
            <m:r>
              <w:rPr>
                <w:rFonts w:ascii="Cambria Math" w:hAnsi="Cambria Math"/>
              </w:rPr>
              <m:t>L</m:t>
            </m:r>
          </m:sub>
        </m:sSub>
      </m:oMath>
      <w:r w:rsidR="00865334" w:rsidRPr="003F3D90">
        <w:t>. Effort is costly, and we assume the standard quadratic cost function</w:t>
      </w:r>
    </w:p>
    <w:p w14:paraId="5563F1EE" w14:textId="77A525AB" w:rsidR="00865334" w:rsidRPr="003F3D90" w:rsidRDefault="00865334" w:rsidP="00865334">
      <w:pPr>
        <w:spacing w:before="240" w:after="240" w:line="360" w:lineRule="auto"/>
        <w:jc w:val="right"/>
        <w:rPr>
          <w:iCs/>
          <w:color w:val="000000" w:themeColor="text1"/>
        </w:rPr>
      </w:pPr>
      <m:oMath>
        <m:r>
          <w:rPr>
            <w:rFonts w:ascii="Cambria Math" w:hAnsi="Cambria Math"/>
            <w:color w:val="000000" w:themeColor="text1"/>
          </w:rPr>
          <m:t>c</m:t>
        </m:r>
        <m:d>
          <m:dPr>
            <m:ctrlPr>
              <w:rPr>
                <w:rFonts w:ascii="Cambria Math" w:hAnsi="Cambria Math"/>
                <w:i/>
                <w:iCs/>
                <w:color w:val="000000" w:themeColor="text1"/>
              </w:rPr>
            </m:ctrlPr>
          </m:dPr>
          <m:e>
            <m:sSub>
              <m:sSubPr>
                <m:ctrlPr>
                  <w:rPr>
                    <w:rFonts w:ascii="Cambria Math" w:hAnsi="Cambria Math"/>
                    <w:i/>
                    <w:iCs/>
                    <w:color w:val="000000" w:themeColor="text1"/>
                  </w:rPr>
                </m:ctrlPr>
              </m:sSubPr>
              <m:e>
                <m:r>
                  <w:rPr>
                    <w:rFonts w:ascii="Cambria Math" w:hAnsi="Cambria Math"/>
                    <w:color w:val="000000" w:themeColor="text1"/>
                  </w:rPr>
                  <m:t>e</m:t>
                </m:r>
              </m:e>
              <m:sub>
                <m:r>
                  <w:rPr>
                    <w:rFonts w:ascii="Cambria Math" w:hAnsi="Cambria Math"/>
                    <w:color w:val="000000" w:themeColor="text1"/>
                  </w:rPr>
                  <m:t>i</m:t>
                </m:r>
                <m:r>
                  <w:del w:id="1" w:author="Hua Chen" w:date="2025-11-29T14:53:00Z" w16du:dateUtc="2025-11-29T19:53:00Z">
                    <w:rPr>
                      <w:rFonts w:ascii="Cambria Math" w:hAnsi="Cambria Math"/>
                      <w:color w:val="000000" w:themeColor="text1"/>
                    </w:rPr>
                    <m:t>t</m:t>
                  </w:del>
                </m:r>
              </m:sub>
            </m:sSub>
          </m:e>
        </m:d>
        <m:r>
          <w:rPr>
            <w:rFonts w:ascii="Cambria Math" w:hAnsi="Cambria Math"/>
            <w:color w:val="000000" w:themeColor="text1"/>
          </w:rPr>
          <m:t>=k</m:t>
        </m:r>
        <m:sSubSup>
          <m:sSubSupPr>
            <m:ctrlPr>
              <w:rPr>
                <w:rFonts w:ascii="Cambria Math" w:hAnsi="Cambria Math"/>
                <w:i/>
                <w:iCs/>
                <w:color w:val="000000" w:themeColor="text1"/>
              </w:rPr>
            </m:ctrlPr>
          </m:sSubSupPr>
          <m:e>
            <m:r>
              <w:rPr>
                <w:rFonts w:ascii="Cambria Math" w:hAnsi="Cambria Math"/>
                <w:color w:val="000000" w:themeColor="text1"/>
              </w:rPr>
              <m:t>e</m:t>
            </m:r>
          </m:e>
          <m:sub>
            <m:r>
              <w:rPr>
                <w:rFonts w:ascii="Cambria Math" w:hAnsi="Cambria Math"/>
                <w:color w:val="000000" w:themeColor="text1"/>
              </w:rPr>
              <m:t>i</m:t>
            </m:r>
            <m:r>
              <w:del w:id="2" w:author="Hua Chen" w:date="2025-11-29T14:53:00Z" w16du:dateUtc="2025-11-29T19:53:00Z">
                <w:rPr>
                  <w:rFonts w:ascii="Cambria Math" w:hAnsi="Cambria Math"/>
                  <w:color w:val="000000" w:themeColor="text1"/>
                </w:rPr>
                <m:t>t</m:t>
              </w:del>
            </m:r>
          </m:sub>
          <m:sup>
            <m:r>
              <w:rPr>
                <w:rFonts w:ascii="Cambria Math" w:hAnsi="Cambria Math"/>
                <w:color w:val="000000" w:themeColor="text1"/>
              </w:rPr>
              <m:t>2</m:t>
            </m:r>
          </m:sup>
        </m:sSubSup>
      </m:oMath>
      <w:r w:rsidRPr="003F3D90">
        <w:rPr>
          <w:iCs/>
          <w:color w:val="000000" w:themeColor="text1"/>
        </w:rPr>
        <w:tab/>
      </w:r>
      <w:r w:rsidRPr="003F3D90">
        <w:rPr>
          <w:iCs/>
          <w:color w:val="000000" w:themeColor="text1"/>
        </w:rPr>
        <w:tab/>
      </w:r>
      <w:r w:rsidRPr="003F3D90">
        <w:rPr>
          <w:iCs/>
          <w:color w:val="000000" w:themeColor="text1"/>
        </w:rPr>
        <w:tab/>
      </w:r>
      <w:r w:rsidRPr="003F3D90">
        <w:rPr>
          <w:iCs/>
          <w:color w:val="000000" w:themeColor="text1"/>
        </w:rPr>
        <w:tab/>
      </w:r>
      <w:r w:rsidRPr="003F3D90">
        <w:rPr>
          <w:iCs/>
          <w:color w:val="000000" w:themeColor="text1"/>
        </w:rPr>
        <w:tab/>
      </w:r>
      <w:r w:rsidRPr="003F3D90">
        <w:rPr>
          <w:iCs/>
          <w:color w:val="000000" w:themeColor="text1"/>
        </w:rPr>
        <w:tab/>
      </w:r>
      <w:r w:rsidRPr="003F3D90">
        <w:rPr>
          <w:iCs/>
          <w:color w:val="000000" w:themeColor="text1"/>
        </w:rPr>
        <w:tab/>
      </w:r>
      <w:r w:rsidRPr="003F3D90">
        <w:rPr>
          <w:iCs/>
          <w:color w:val="000000" w:themeColor="text1"/>
        </w:rPr>
        <w:tab/>
        <w:t>(2)</w:t>
      </w:r>
    </w:p>
    <w:p w14:paraId="710B7BED" w14:textId="19E840C1" w:rsidR="00865334" w:rsidRPr="003F3D90" w:rsidRDefault="00865334" w:rsidP="00D65A23">
      <w:pPr>
        <w:spacing w:before="240" w:after="240" w:line="360" w:lineRule="auto"/>
        <w:jc w:val="both"/>
      </w:pPr>
      <w:r w:rsidRPr="003F3D90">
        <w:lastRenderedPageBreak/>
        <w:t xml:space="preserve">where </w:t>
      </w:r>
      <m:oMath>
        <m:r>
          <w:rPr>
            <w:rFonts w:ascii="Cambria Math" w:hAnsi="Cambria Math"/>
          </w:rPr>
          <m:t>k&gt;0</m:t>
        </m:r>
      </m:oMath>
      <w:r w:rsidR="00C27D28" w:rsidRPr="003F3D90">
        <w:t xml:space="preserve"> </w:t>
      </w:r>
      <w:r w:rsidRPr="003F3D90">
        <w:t xml:space="preserve">is the marginal cost parameter. The one-stage payoff of player </w:t>
      </w:r>
      <m:oMath>
        <m:r>
          <w:rPr>
            <w:rFonts w:ascii="Cambria Math" w:hAnsi="Cambria Math"/>
          </w:rPr>
          <m:t>i</m:t>
        </m:r>
      </m:oMath>
      <w:r w:rsidR="00C27D28" w:rsidRPr="003F3D90">
        <w:t xml:space="preserve"> </w:t>
      </w:r>
      <w:r w:rsidRPr="003F3D90">
        <w:t>is therefore</w:t>
      </w:r>
    </w:p>
    <w:p w14:paraId="18730274" w14:textId="2D926BD2" w:rsidR="00865334" w:rsidRPr="003F3D90" w:rsidRDefault="00000000" w:rsidP="00865334">
      <w:pPr>
        <w:spacing w:before="240" w:after="240" w:line="360" w:lineRule="auto"/>
        <w:jc w:val="right"/>
        <w:rPr>
          <w:color w:val="000000" w:themeColor="text1"/>
        </w:rPr>
      </w:pPr>
      <m:oMath>
        <m:sSub>
          <m:sSubPr>
            <m:ctrlPr>
              <w:rPr>
                <w:rFonts w:ascii="Cambria Math" w:hAnsi="Cambria Math"/>
                <w:i/>
                <w:color w:val="000000" w:themeColor="text1"/>
              </w:rPr>
            </m:ctrlPr>
          </m:sSubPr>
          <m:e>
            <m:r>
              <w:rPr>
                <w:rFonts w:ascii="Cambria Math" w:hAnsi="Cambria Math"/>
                <w:color w:val="000000" w:themeColor="text1"/>
              </w:rPr>
              <m:t>u</m:t>
            </m:r>
          </m:e>
          <m:sub>
            <m:r>
              <w:rPr>
                <w:rFonts w:ascii="Cambria Math" w:hAnsi="Cambria Math"/>
                <w:color w:val="000000" w:themeColor="text1"/>
              </w:rPr>
              <m:t>i</m:t>
            </m:r>
          </m:sub>
        </m:sSub>
      </m:oMath>
      <w:r w:rsidR="00865334" w:rsidRPr="003F3D90">
        <w:rPr>
          <w:color w:val="000000" w:themeColor="text1"/>
        </w:rPr>
        <w:t xml:space="preserve"> = </w:t>
      </w:r>
      <m:oMath>
        <m:sSub>
          <m:sSubPr>
            <m:ctrlPr>
              <w:rPr>
                <w:rFonts w:ascii="Cambria Math" w:hAnsi="Cambria Math"/>
                <w:i/>
                <w:color w:val="000000" w:themeColor="text1"/>
              </w:rPr>
            </m:ctrlPr>
          </m:sSubPr>
          <m:e>
            <m:r>
              <w:rPr>
                <w:rFonts w:ascii="Cambria Math" w:hAnsi="Cambria Math"/>
                <w:color w:val="000000" w:themeColor="text1"/>
              </w:rPr>
              <m:t>w</m:t>
            </m:r>
          </m:e>
          <m:sub>
            <m:r>
              <w:rPr>
                <w:rFonts w:ascii="Cambria Math" w:hAnsi="Cambria Math"/>
                <w:color w:val="000000" w:themeColor="text1"/>
              </w:rPr>
              <m:t>i</m:t>
            </m:r>
          </m:sub>
        </m:sSub>
        <m:r>
          <w:rPr>
            <w:rFonts w:ascii="Cambria Math" w:hAnsi="Cambria Math"/>
            <w:color w:val="000000" w:themeColor="text1"/>
          </w:rPr>
          <m:t>-c</m:t>
        </m:r>
        <m:d>
          <m:dPr>
            <m:ctrlPr>
              <w:rPr>
                <w:rFonts w:ascii="Cambria Math" w:hAnsi="Cambria Math"/>
                <w:i/>
                <w:color w:val="000000" w:themeColor="text1"/>
              </w:rPr>
            </m:ctrlPr>
          </m:dPr>
          <m:e>
            <m:sSub>
              <m:sSubPr>
                <m:ctrlPr>
                  <w:rPr>
                    <w:rFonts w:ascii="Cambria Math" w:hAnsi="Cambria Math"/>
                    <w:i/>
                    <w:color w:val="000000" w:themeColor="text1"/>
                  </w:rPr>
                </m:ctrlPr>
              </m:sSubPr>
              <m:e>
                <m:r>
                  <w:rPr>
                    <w:rFonts w:ascii="Cambria Math" w:hAnsi="Cambria Math"/>
                    <w:color w:val="000000" w:themeColor="text1"/>
                  </w:rPr>
                  <m:t>e</m:t>
                </m:r>
              </m:e>
              <m:sub>
                <m:r>
                  <w:rPr>
                    <w:rFonts w:ascii="Cambria Math" w:hAnsi="Cambria Math"/>
                    <w:color w:val="000000" w:themeColor="text1"/>
                  </w:rPr>
                  <m:t>i</m:t>
                </m:r>
                <m:r>
                  <w:del w:id="3" w:author="Hua Chen" w:date="2025-11-29T14:51:00Z" w16du:dateUtc="2025-11-29T19:51:00Z">
                    <w:rPr>
                      <w:rFonts w:ascii="Cambria Math" w:hAnsi="Cambria Math"/>
                      <w:color w:val="000000" w:themeColor="text1"/>
                    </w:rPr>
                    <m:t>t</m:t>
                  </w:del>
                </m:r>
              </m:sub>
            </m:sSub>
          </m:e>
        </m:d>
        <m:r>
          <w:rPr>
            <w:rFonts w:ascii="Cambria Math" w:hAnsi="Cambria Math"/>
            <w:color w:val="000000" w:themeColor="text1"/>
          </w:rPr>
          <m:t xml:space="preserve">, </m:t>
        </m:r>
        <m:r>
          <w:del w:id="4" w:author="Hua Chen" w:date="2025-11-29T14:51:00Z" w16du:dateUtc="2025-11-29T19:51:00Z">
            <w:rPr>
              <w:rFonts w:ascii="Cambria Math" w:hAnsi="Cambria Math"/>
              <w:color w:val="000000" w:themeColor="text1"/>
            </w:rPr>
            <m:t>,t=1,2,..n</m:t>
          </w:del>
        </m:r>
      </m:oMath>
      <w:r w:rsidR="00865334" w:rsidRPr="003F3D90">
        <w:rPr>
          <w:color w:val="000000" w:themeColor="text1"/>
        </w:rPr>
        <w:tab/>
        <w:t xml:space="preserve">  </w:t>
      </w:r>
      <w:r w:rsidR="00865334" w:rsidRPr="003F3D90">
        <w:rPr>
          <w:color w:val="000000" w:themeColor="text1"/>
        </w:rPr>
        <w:tab/>
      </w:r>
      <w:r w:rsidR="00865334" w:rsidRPr="003F3D90">
        <w:rPr>
          <w:color w:val="000000" w:themeColor="text1"/>
        </w:rPr>
        <w:tab/>
      </w:r>
      <w:r w:rsidR="00865334" w:rsidRPr="003F3D90">
        <w:rPr>
          <w:color w:val="000000" w:themeColor="text1"/>
        </w:rPr>
        <w:tab/>
      </w:r>
      <w:r w:rsidR="00865334" w:rsidRPr="003F3D90">
        <w:rPr>
          <w:color w:val="000000" w:themeColor="text1"/>
        </w:rPr>
        <w:tab/>
      </w:r>
      <w:r w:rsidR="00865334" w:rsidRPr="003F3D90">
        <w:rPr>
          <w:color w:val="000000" w:themeColor="text1"/>
        </w:rPr>
        <w:tab/>
        <w:t>(3)</w:t>
      </w:r>
    </w:p>
    <w:p w14:paraId="1B7CA0A6" w14:textId="1FB6455B" w:rsidR="00865334" w:rsidRPr="003F3D90" w:rsidRDefault="00865334" w:rsidP="00D65A23">
      <w:pPr>
        <w:spacing w:before="240" w:after="240" w:line="360" w:lineRule="auto"/>
        <w:jc w:val="both"/>
      </w:pPr>
      <w:r w:rsidRPr="003F3D90">
        <w:t xml:space="preserve">where </w:t>
      </w:r>
      <m:oMath>
        <m:sSub>
          <m:sSubPr>
            <m:ctrlPr>
              <w:rPr>
                <w:rFonts w:ascii="Cambria Math" w:hAnsi="Cambria Math"/>
                <w:i/>
                <w:color w:val="000000" w:themeColor="text1"/>
              </w:rPr>
            </m:ctrlPr>
          </m:sSubPr>
          <m:e>
            <m:r>
              <w:rPr>
                <w:rFonts w:ascii="Cambria Math" w:hAnsi="Cambria Math"/>
                <w:color w:val="000000" w:themeColor="text1"/>
              </w:rPr>
              <m:t>w</m:t>
            </m:r>
          </m:e>
          <m:sub>
            <m:r>
              <w:rPr>
                <w:rFonts w:ascii="Cambria Math" w:hAnsi="Cambria Math"/>
                <w:color w:val="000000" w:themeColor="text1"/>
              </w:rPr>
              <m:t>i</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H</m:t>
            </m:r>
          </m:sub>
        </m:sSub>
        <m:r>
          <w:rPr>
            <w:rFonts w:ascii="Cambria Math" w:hAnsi="Cambria Math"/>
          </w:rPr>
          <m:t>,</m:t>
        </m:r>
        <m:r>
          <m:rPr>
            <m:sty m:val="p"/>
          </m:rPr>
          <w:rPr>
            <w:rFonts w:ascii="Cambria Math" w:hAnsi="Cambria Math"/>
            <w:color w:val="000000" w:themeColor="text1"/>
          </w:rPr>
          <m:t xml:space="preserve"> </m:t>
        </m:r>
        <m:sSub>
          <m:sSubPr>
            <m:ctrlPr>
              <w:rPr>
                <w:rFonts w:ascii="Cambria Math" w:hAnsi="Cambria Math"/>
                <w:i/>
              </w:rPr>
            </m:ctrlPr>
          </m:sSubPr>
          <m:e>
            <m:r>
              <w:rPr>
                <w:rFonts w:ascii="Cambria Math" w:hAnsi="Cambria Math"/>
              </w:rPr>
              <m:t>w</m:t>
            </m:r>
          </m:e>
          <m:sub>
            <m:r>
              <w:rPr>
                <w:rFonts w:ascii="Cambria Math" w:hAnsi="Cambria Math"/>
              </w:rPr>
              <m:t>L</m:t>
            </m:r>
          </m:sub>
        </m:sSub>
        <m:r>
          <w:rPr>
            <w:rFonts w:ascii="Cambria Math" w:hAnsi="Cambria Math"/>
          </w:rPr>
          <m:t>}</m:t>
        </m:r>
      </m:oMath>
      <w:r w:rsidRPr="003F3D90">
        <w:t xml:space="preserve"> depends on the contest outcome. In expectation, the payoff can be written as</w:t>
      </w:r>
    </w:p>
    <w:p w14:paraId="51F961E6" w14:textId="59A2F28A" w:rsidR="00DE3C6C" w:rsidRPr="003F3D90" w:rsidRDefault="00631769" w:rsidP="00865334">
      <w:pPr>
        <w:spacing w:before="240" w:after="240" w:line="360" w:lineRule="auto"/>
        <w:jc w:val="right"/>
        <w:rPr>
          <w:iCs/>
          <w:color w:val="000000" w:themeColor="text1"/>
        </w:rPr>
      </w:pPr>
      <m:oMath>
        <m:r>
          <w:rPr>
            <w:rFonts w:ascii="Cambria Math" w:hAnsi="Cambria Math"/>
            <w:color w:val="000000" w:themeColor="text1"/>
          </w:rPr>
          <m:t>E</m:t>
        </m:r>
        <m:sSub>
          <m:sSubPr>
            <m:ctrlPr>
              <w:rPr>
                <w:rFonts w:ascii="Cambria Math" w:hAnsi="Cambria Math"/>
                <w:i/>
                <w:color w:val="000000" w:themeColor="text1"/>
              </w:rPr>
            </m:ctrlPr>
          </m:sSubPr>
          <m:e>
            <m:r>
              <w:rPr>
                <w:rFonts w:ascii="Cambria Math" w:hAnsi="Cambria Math"/>
                <w:color w:val="000000" w:themeColor="text1"/>
              </w:rPr>
              <m:t>u</m:t>
            </m:r>
          </m:e>
          <m:sub>
            <m:r>
              <w:rPr>
                <w:rFonts w:ascii="Cambria Math" w:hAnsi="Cambria Math"/>
                <w:color w:val="000000" w:themeColor="text1"/>
              </w:rPr>
              <m:t>i</m:t>
            </m:r>
          </m:sub>
        </m:sSub>
        <m:d>
          <m:dPr>
            <m:ctrlPr>
              <w:rPr>
                <w:rFonts w:ascii="Cambria Math" w:hAnsi="Cambria Math"/>
                <w:i/>
                <w:color w:val="000000" w:themeColor="text1"/>
              </w:rPr>
            </m:ctrlPr>
          </m:dPr>
          <m:e>
            <m:sSub>
              <m:sSubPr>
                <m:ctrlPr>
                  <w:rPr>
                    <w:rFonts w:ascii="Cambria Math" w:hAnsi="Cambria Math"/>
                    <w:i/>
                    <w:color w:val="000000" w:themeColor="text1"/>
                  </w:rPr>
                </m:ctrlPr>
              </m:sSubPr>
              <m:e>
                <m:r>
                  <w:rPr>
                    <w:rFonts w:ascii="Cambria Math" w:hAnsi="Cambria Math"/>
                    <w:color w:val="000000" w:themeColor="text1"/>
                  </w:rPr>
                  <m:t>e</m:t>
                </m:r>
              </m:e>
              <m:sub>
                <m:r>
                  <w:rPr>
                    <w:rFonts w:ascii="Cambria Math" w:hAnsi="Cambria Math"/>
                    <w:color w:val="000000" w:themeColor="text1"/>
                  </w:rPr>
                  <m:t>i</m:t>
                </m:r>
              </m:sub>
            </m:sSub>
            <m:r>
              <w:rPr>
                <w:rFonts w:ascii="Cambria Math" w:hAnsi="Cambria Math"/>
                <w:color w:val="000000" w:themeColor="text1"/>
              </w:rPr>
              <m:t xml:space="preserve">, </m:t>
            </m:r>
            <m:sSub>
              <m:sSubPr>
                <m:ctrlPr>
                  <w:rPr>
                    <w:rFonts w:ascii="Cambria Math" w:hAnsi="Cambria Math"/>
                    <w:i/>
                    <w:color w:val="000000" w:themeColor="text1"/>
                  </w:rPr>
                </m:ctrlPr>
              </m:sSubPr>
              <m:e>
                <m:r>
                  <w:rPr>
                    <w:rFonts w:ascii="Cambria Math" w:hAnsi="Cambria Math"/>
                    <w:color w:val="000000" w:themeColor="text1"/>
                  </w:rPr>
                  <m:t>e</m:t>
                </m:r>
              </m:e>
              <m:sub>
                <m:r>
                  <w:rPr>
                    <w:rFonts w:ascii="Cambria Math" w:hAnsi="Cambria Math"/>
                    <w:color w:val="000000" w:themeColor="text1"/>
                  </w:rPr>
                  <m:t>-i</m:t>
                </m:r>
              </m:sub>
            </m:sSub>
          </m:e>
        </m:d>
        <m:r>
          <w:rPr>
            <w:rFonts w:ascii="Cambria Math" w:hAnsi="Cambria Math"/>
            <w:color w:val="000000" w:themeColor="text1"/>
          </w:rPr>
          <m:t xml:space="preserve">= </m:t>
        </m:r>
        <m:sSub>
          <m:sSubPr>
            <m:ctrlPr>
              <w:rPr>
                <w:rFonts w:ascii="Cambria Math" w:hAnsi="Cambria Math"/>
                <w:i/>
              </w:rPr>
            </m:ctrlPr>
          </m:sSubPr>
          <m:e>
            <m:r>
              <w:rPr>
                <w:rFonts w:ascii="Cambria Math" w:hAnsi="Cambria Math"/>
              </w:rPr>
              <m:t>w</m:t>
            </m:r>
          </m:e>
          <m:sub>
            <m:r>
              <w:rPr>
                <w:rFonts w:ascii="Cambria Math" w:hAnsi="Cambria Math"/>
              </w:rPr>
              <m:t>L</m:t>
            </m:r>
          </m:sub>
        </m:sSub>
        <m:r>
          <w:rPr>
            <w:rFonts w:ascii="Cambria Math" w:hAnsi="Cambria Math"/>
            <w:color w:val="000000" w:themeColor="text1"/>
          </w:rPr>
          <m:t>+ p</m:t>
        </m:r>
        <m:d>
          <m:dPr>
            <m:ctrlPr>
              <w:rPr>
                <w:rFonts w:ascii="Cambria Math" w:hAnsi="Cambria Math"/>
                <w:i/>
                <w:color w:val="000000" w:themeColor="text1"/>
              </w:rPr>
            </m:ctrlPr>
          </m:dPr>
          <m:e>
            <m:sSub>
              <m:sSubPr>
                <m:ctrlPr>
                  <w:rPr>
                    <w:rFonts w:ascii="Cambria Math" w:hAnsi="Cambria Math"/>
                    <w:i/>
                    <w:color w:val="000000" w:themeColor="text1"/>
                  </w:rPr>
                </m:ctrlPr>
              </m:sSubPr>
              <m:e>
                <m:r>
                  <w:rPr>
                    <w:rFonts w:ascii="Cambria Math" w:hAnsi="Cambria Math"/>
                    <w:color w:val="000000" w:themeColor="text1"/>
                  </w:rPr>
                  <m:t>e</m:t>
                </m:r>
              </m:e>
              <m:sub>
                <m:r>
                  <w:rPr>
                    <w:rFonts w:ascii="Cambria Math" w:hAnsi="Cambria Math"/>
                    <w:color w:val="000000" w:themeColor="text1"/>
                  </w:rPr>
                  <m:t>i</m:t>
                </m:r>
              </m:sub>
            </m:sSub>
            <m:r>
              <w:rPr>
                <w:rFonts w:ascii="Cambria Math" w:hAnsi="Cambria Math"/>
                <w:color w:val="000000" w:themeColor="text1"/>
              </w:rPr>
              <m:t xml:space="preserve">, </m:t>
            </m:r>
            <m:sSub>
              <m:sSubPr>
                <m:ctrlPr>
                  <w:rPr>
                    <w:rFonts w:ascii="Cambria Math" w:hAnsi="Cambria Math"/>
                    <w:i/>
                    <w:color w:val="000000" w:themeColor="text1"/>
                  </w:rPr>
                </m:ctrlPr>
              </m:sSubPr>
              <m:e>
                <m:r>
                  <w:rPr>
                    <w:rFonts w:ascii="Cambria Math" w:hAnsi="Cambria Math"/>
                    <w:color w:val="000000" w:themeColor="text1"/>
                  </w:rPr>
                  <m:t>e</m:t>
                </m:r>
              </m:e>
              <m:sub>
                <m:r>
                  <w:rPr>
                    <w:rFonts w:ascii="Cambria Math" w:hAnsi="Cambria Math"/>
                    <w:color w:val="000000" w:themeColor="text1"/>
                  </w:rPr>
                  <m:t>-i</m:t>
                </m:r>
              </m:sub>
            </m:sSub>
          </m:e>
        </m:d>
        <m:d>
          <m:dPr>
            <m:begChr m:val="["/>
            <m:endChr m:val="]"/>
            <m:ctrlPr>
              <w:rPr>
                <w:rFonts w:ascii="Cambria Math" w:hAnsi="Cambria Math"/>
                <w:i/>
                <w:color w:val="000000" w:themeColor="text1"/>
              </w:rPr>
            </m:ctrlPr>
          </m:dPr>
          <m:e>
            <m:sSub>
              <m:sSubPr>
                <m:ctrlPr>
                  <w:rPr>
                    <w:rFonts w:ascii="Cambria Math" w:hAnsi="Cambria Math"/>
                    <w:i/>
                  </w:rPr>
                </m:ctrlPr>
              </m:sSubPr>
              <m:e>
                <m:r>
                  <w:rPr>
                    <w:rFonts w:ascii="Cambria Math" w:hAnsi="Cambria Math"/>
                  </w:rPr>
                  <m:t>w</m:t>
                </m:r>
              </m:e>
              <m:sub>
                <m:r>
                  <w:rPr>
                    <w:rFonts w:ascii="Cambria Math" w:hAnsi="Cambria Math"/>
                  </w:rPr>
                  <m:t>H</m:t>
                </m:r>
              </m:sub>
            </m:sSub>
            <m:r>
              <w:rPr>
                <w:rFonts w:ascii="Cambria Math" w:hAnsi="Cambria Math"/>
                <w:color w:val="000000" w:themeColor="text1"/>
              </w:rPr>
              <m:t xml:space="preserve">- </m:t>
            </m:r>
            <m:sSub>
              <m:sSubPr>
                <m:ctrlPr>
                  <w:rPr>
                    <w:rFonts w:ascii="Cambria Math" w:hAnsi="Cambria Math"/>
                    <w:i/>
                  </w:rPr>
                </m:ctrlPr>
              </m:sSubPr>
              <m:e>
                <m:r>
                  <w:rPr>
                    <w:rFonts w:ascii="Cambria Math" w:hAnsi="Cambria Math"/>
                  </w:rPr>
                  <m:t>w</m:t>
                </m:r>
              </m:e>
              <m:sub>
                <m:r>
                  <w:rPr>
                    <w:rFonts w:ascii="Cambria Math" w:hAnsi="Cambria Math"/>
                  </w:rPr>
                  <m:t>L</m:t>
                </m:r>
              </m:sub>
            </m:sSub>
          </m:e>
        </m:d>
        <m:r>
          <w:rPr>
            <w:rFonts w:ascii="Cambria Math" w:hAnsi="Cambria Math"/>
            <w:color w:val="000000" w:themeColor="text1"/>
          </w:rPr>
          <m:t>- k</m:t>
        </m:r>
        <m:sSubSup>
          <m:sSubSupPr>
            <m:ctrlPr>
              <w:rPr>
                <w:rFonts w:ascii="Cambria Math" w:hAnsi="Cambria Math"/>
                <w:i/>
                <w:color w:val="000000" w:themeColor="text1"/>
              </w:rPr>
            </m:ctrlPr>
          </m:sSubSupPr>
          <m:e>
            <m:r>
              <w:rPr>
                <w:rFonts w:ascii="Cambria Math" w:hAnsi="Cambria Math"/>
                <w:color w:val="000000" w:themeColor="text1"/>
              </w:rPr>
              <m:t>e</m:t>
            </m:r>
          </m:e>
          <m:sub>
            <m:r>
              <w:rPr>
                <w:rFonts w:ascii="Cambria Math" w:hAnsi="Cambria Math"/>
                <w:color w:val="000000" w:themeColor="text1"/>
              </w:rPr>
              <m:t>i</m:t>
            </m:r>
          </m:sub>
          <m:sup>
            <m:r>
              <w:rPr>
                <w:rFonts w:ascii="Cambria Math" w:hAnsi="Cambria Math"/>
                <w:color w:val="000000" w:themeColor="text1"/>
              </w:rPr>
              <m:t>2</m:t>
            </m:r>
          </m:sup>
        </m:sSubSup>
        <m:r>
          <w:rPr>
            <w:rFonts w:ascii="Cambria Math" w:hAnsi="Cambria Math"/>
            <w:color w:val="000000" w:themeColor="text1"/>
          </w:rPr>
          <m:t xml:space="preserve">   </m:t>
        </m:r>
      </m:oMath>
      <w:r w:rsidR="00F6482C" w:rsidRPr="003F3D90">
        <w:rPr>
          <w:iCs/>
          <w:color w:val="000000" w:themeColor="text1"/>
        </w:rPr>
        <w:tab/>
      </w:r>
      <w:r w:rsidR="00490E07" w:rsidRPr="003F3D90">
        <w:rPr>
          <w:iCs/>
          <w:color w:val="000000" w:themeColor="text1"/>
        </w:rPr>
        <w:tab/>
      </w:r>
      <w:r w:rsidR="00490E07" w:rsidRPr="003F3D90">
        <w:rPr>
          <w:iCs/>
          <w:color w:val="000000" w:themeColor="text1"/>
        </w:rPr>
        <w:tab/>
      </w:r>
      <w:r w:rsidR="00F6482C" w:rsidRPr="003F3D90">
        <w:rPr>
          <w:iCs/>
          <w:color w:val="000000" w:themeColor="text1"/>
        </w:rPr>
        <w:t>(4)</w:t>
      </w:r>
    </w:p>
    <w:p w14:paraId="7FE57C28" w14:textId="28978808" w:rsidR="00865334" w:rsidRPr="003F3D90" w:rsidRDefault="00F6482C" w:rsidP="00D65A23">
      <w:pPr>
        <w:spacing w:before="240" w:after="240" w:line="360" w:lineRule="auto"/>
        <w:jc w:val="both"/>
        <w:rPr>
          <w:color w:val="000000" w:themeColor="text1"/>
        </w:rPr>
      </w:pPr>
      <w:r w:rsidRPr="003F3D90">
        <w:rPr>
          <w:iCs/>
          <w:color w:val="000000" w:themeColor="text1"/>
        </w:rPr>
        <w:t>w</w:t>
      </w:r>
      <w:r w:rsidR="00AB263F" w:rsidRPr="003F3D90">
        <w:rPr>
          <w:iCs/>
          <w:color w:val="000000" w:themeColor="text1"/>
        </w:rPr>
        <w:t xml:space="preserve">here </w:t>
      </w:r>
      <m:oMath>
        <m:r>
          <w:rPr>
            <w:rFonts w:ascii="Cambria Math" w:hAnsi="Cambria Math"/>
            <w:color w:val="000000" w:themeColor="text1"/>
          </w:rPr>
          <m:t>p</m:t>
        </m:r>
        <m:d>
          <m:dPr>
            <m:ctrlPr>
              <w:rPr>
                <w:rFonts w:ascii="Cambria Math" w:hAnsi="Cambria Math"/>
                <w:i/>
                <w:iCs/>
                <w:color w:val="000000" w:themeColor="text1"/>
              </w:rPr>
            </m:ctrlPr>
          </m:dPr>
          <m:e>
            <m:sSub>
              <m:sSubPr>
                <m:ctrlPr>
                  <w:rPr>
                    <w:rFonts w:ascii="Cambria Math" w:hAnsi="Cambria Math"/>
                    <w:i/>
                    <w:iCs/>
                    <w:color w:val="000000" w:themeColor="text1"/>
                  </w:rPr>
                </m:ctrlPr>
              </m:sSubPr>
              <m:e>
                <m:r>
                  <w:rPr>
                    <w:rFonts w:ascii="Cambria Math" w:hAnsi="Cambria Math"/>
                    <w:color w:val="000000" w:themeColor="text1"/>
                  </w:rPr>
                  <m:t>e</m:t>
                </m:r>
              </m:e>
              <m:sub>
                <m:r>
                  <w:rPr>
                    <w:rFonts w:ascii="Cambria Math" w:hAnsi="Cambria Math"/>
                    <w:color w:val="000000" w:themeColor="text1"/>
                  </w:rPr>
                  <m:t>i</m:t>
                </m:r>
              </m:sub>
            </m:sSub>
            <m:r>
              <w:rPr>
                <w:rFonts w:ascii="Cambria Math" w:hAnsi="Cambria Math"/>
                <w:color w:val="000000" w:themeColor="text1"/>
              </w:rPr>
              <m:t xml:space="preserve">, </m:t>
            </m:r>
            <m:sSub>
              <m:sSubPr>
                <m:ctrlPr>
                  <w:rPr>
                    <w:rFonts w:ascii="Cambria Math" w:hAnsi="Cambria Math"/>
                    <w:i/>
                    <w:iCs/>
                    <w:color w:val="000000" w:themeColor="text1"/>
                  </w:rPr>
                </m:ctrlPr>
              </m:sSubPr>
              <m:e>
                <m:r>
                  <w:rPr>
                    <w:rFonts w:ascii="Cambria Math" w:hAnsi="Cambria Math"/>
                    <w:color w:val="000000" w:themeColor="text1"/>
                  </w:rPr>
                  <m:t>e</m:t>
                </m:r>
              </m:e>
              <m:sub>
                <m:r>
                  <w:rPr>
                    <w:rFonts w:ascii="Cambria Math" w:hAnsi="Cambria Math"/>
                    <w:color w:val="000000" w:themeColor="text1"/>
                  </w:rPr>
                  <m:t>-i</m:t>
                </m:r>
              </m:sub>
            </m:sSub>
          </m:e>
        </m:d>
      </m:oMath>
      <w:r w:rsidR="00DE3C6C" w:rsidRPr="003F3D90">
        <w:rPr>
          <w:color w:val="000000" w:themeColor="text1"/>
        </w:rPr>
        <w:t xml:space="preserve"> is the probability </w:t>
      </w:r>
      <w:r w:rsidR="00AB263F" w:rsidRPr="003F3D90">
        <w:rPr>
          <w:color w:val="000000" w:themeColor="text1"/>
        </w:rPr>
        <w:t xml:space="preserve">that player </w:t>
      </w:r>
      <m:oMath>
        <m:r>
          <w:rPr>
            <w:rFonts w:ascii="Cambria Math" w:hAnsi="Cambria Math"/>
            <w:color w:val="000000" w:themeColor="text1"/>
          </w:rPr>
          <m:t>i</m:t>
        </m:r>
      </m:oMath>
      <w:r w:rsidRPr="003F3D90">
        <w:rPr>
          <w:color w:val="000000" w:themeColor="text1"/>
        </w:rPr>
        <w:t xml:space="preserve"> </w:t>
      </w:r>
      <w:r w:rsidR="00AB263F" w:rsidRPr="003F3D90">
        <w:rPr>
          <w:color w:val="000000" w:themeColor="text1"/>
        </w:rPr>
        <w:t xml:space="preserve">wins </w:t>
      </w:r>
      <w:r w:rsidRPr="003F3D90">
        <w:rPr>
          <w:color w:val="000000" w:themeColor="text1"/>
        </w:rPr>
        <w:t xml:space="preserve">against </w:t>
      </w:r>
      <w:r w:rsidR="0055753E" w:rsidRPr="003F3D90">
        <w:rPr>
          <w:color w:val="000000" w:themeColor="text1"/>
        </w:rPr>
        <w:t>player</w:t>
      </w:r>
      <w:r w:rsidRPr="003F3D90">
        <w:rPr>
          <w:color w:val="000000" w:themeColor="text1"/>
        </w:rPr>
        <w:t xml:space="preserve"> </w:t>
      </w:r>
      <m:oMath>
        <m:r>
          <w:rPr>
            <w:rFonts w:ascii="Cambria Math" w:hAnsi="Cambria Math"/>
            <w:color w:val="000000" w:themeColor="text1"/>
          </w:rPr>
          <m:t>-i</m:t>
        </m:r>
      </m:oMath>
      <w:r w:rsidRPr="003F3D90">
        <w:rPr>
          <w:iCs/>
          <w:color w:val="000000" w:themeColor="text1"/>
        </w:rPr>
        <w:t>.</w:t>
      </w:r>
      <w:r w:rsidRPr="003F3D90">
        <w:rPr>
          <w:color w:val="000000" w:themeColor="text1"/>
        </w:rPr>
        <w:t xml:space="preserve"> </w:t>
      </w:r>
    </w:p>
    <w:p w14:paraId="672D97C2" w14:textId="16299174" w:rsidR="00DE3C6C" w:rsidRPr="003F3D90" w:rsidRDefault="00865334" w:rsidP="00D65A23">
      <w:pPr>
        <w:spacing w:before="240" w:after="240" w:line="360" w:lineRule="auto"/>
        <w:jc w:val="both"/>
        <w:rPr>
          <w:color w:val="000000" w:themeColor="text1"/>
        </w:rPr>
      </w:pPr>
      <w:r w:rsidRPr="003F3D90">
        <w:t>Under the standard symmetric one-stage formulation, solving the first-order condition yields the closed-form Nash equilibrium effort [22]:</w:t>
      </w:r>
    </w:p>
    <w:p w14:paraId="6CFFBEA3" w14:textId="6AF75954" w:rsidR="00DD20DF" w:rsidRPr="003F3D90" w:rsidRDefault="00000000" w:rsidP="00865334">
      <w:pPr>
        <w:spacing w:before="240" w:after="240" w:line="360" w:lineRule="auto"/>
        <w:jc w:val="right"/>
        <w:rPr>
          <w:color w:val="000000" w:themeColor="text1"/>
        </w:rPr>
      </w:pPr>
      <m:oMath>
        <m:sSup>
          <m:sSupPr>
            <m:ctrlPr>
              <w:rPr>
                <w:rFonts w:ascii="Cambria Math" w:hAnsi="Cambria Math"/>
                <w:i/>
                <w:color w:val="000000" w:themeColor="text1"/>
              </w:rPr>
            </m:ctrlPr>
          </m:sSupPr>
          <m:e>
            <m:r>
              <w:rPr>
                <w:rFonts w:ascii="Cambria Math" w:hAnsi="Cambria Math"/>
                <w:color w:val="000000" w:themeColor="text1"/>
              </w:rPr>
              <m:t>e</m:t>
            </m:r>
          </m:e>
          <m:sup>
            <m:r>
              <w:rPr>
                <w:rFonts w:ascii="Cambria Math" w:hAnsi="Cambria Math"/>
                <w:color w:val="000000" w:themeColor="text1"/>
              </w:rPr>
              <m:t>*</m:t>
            </m:r>
          </m:sup>
        </m:sSup>
        <m:r>
          <w:rPr>
            <w:rFonts w:ascii="Cambria Math" w:hAnsi="Cambria Math"/>
            <w:color w:val="000000" w:themeColor="text1"/>
          </w:rPr>
          <m:t xml:space="preserve">= </m:t>
        </m:r>
        <m:f>
          <m:fPr>
            <m:ctrlPr>
              <w:rPr>
                <w:rFonts w:ascii="Cambria Math" w:hAnsi="Cambria Math"/>
                <w:i/>
                <w:color w:val="000000" w:themeColor="text1"/>
              </w:rPr>
            </m:ctrlPr>
          </m:fPr>
          <m:num>
            <m:sSub>
              <m:sSubPr>
                <m:ctrlPr>
                  <w:rPr>
                    <w:rFonts w:ascii="Cambria Math" w:hAnsi="Cambria Math"/>
                    <w:i/>
                  </w:rPr>
                </m:ctrlPr>
              </m:sSubPr>
              <m:e>
                <m:r>
                  <w:rPr>
                    <w:rFonts w:ascii="Cambria Math" w:hAnsi="Cambria Math"/>
                  </w:rPr>
                  <m:t>w</m:t>
                </m:r>
              </m:e>
              <m:sub>
                <m:r>
                  <w:rPr>
                    <w:rFonts w:ascii="Cambria Math" w:hAnsi="Cambria Math"/>
                  </w:rPr>
                  <m:t>H</m:t>
                </m:r>
              </m:sub>
            </m:sSub>
            <m:r>
              <m:rPr>
                <m:sty m:val="p"/>
              </m:rPr>
              <w:rPr>
                <w:rFonts w:ascii="Cambria Math" w:hAnsi="Cambria Math"/>
                <w:color w:val="000000" w:themeColor="text1"/>
              </w:rPr>
              <m:t xml:space="preserve">- </m:t>
            </m:r>
            <m:sSub>
              <m:sSubPr>
                <m:ctrlPr>
                  <w:rPr>
                    <w:rFonts w:ascii="Cambria Math" w:hAnsi="Cambria Math"/>
                    <w:i/>
                  </w:rPr>
                </m:ctrlPr>
              </m:sSubPr>
              <m:e>
                <m:r>
                  <w:rPr>
                    <w:rFonts w:ascii="Cambria Math" w:hAnsi="Cambria Math"/>
                  </w:rPr>
                  <m:t>w</m:t>
                </m:r>
              </m:e>
              <m:sub>
                <m:r>
                  <w:rPr>
                    <w:rFonts w:ascii="Cambria Math" w:hAnsi="Cambria Math"/>
                  </w:rPr>
                  <m:t>L</m:t>
                </m:r>
              </m:sub>
            </m:sSub>
          </m:num>
          <m:den>
            <m:r>
              <w:rPr>
                <w:rFonts w:ascii="Cambria Math" w:hAnsi="Cambria Math"/>
                <w:color w:val="000000" w:themeColor="text1"/>
              </w:rPr>
              <m:t>4qk</m:t>
            </m:r>
          </m:den>
        </m:f>
      </m:oMath>
      <w:r w:rsidR="00863B53" w:rsidRPr="003F3D90">
        <w:rPr>
          <w:color w:val="000000" w:themeColor="text1"/>
        </w:rPr>
        <w:tab/>
      </w:r>
      <w:r w:rsidR="00490E07" w:rsidRPr="003F3D90">
        <w:rPr>
          <w:color w:val="000000" w:themeColor="text1"/>
        </w:rPr>
        <w:tab/>
      </w:r>
      <w:r w:rsidR="00490E07" w:rsidRPr="003F3D90">
        <w:rPr>
          <w:color w:val="000000" w:themeColor="text1"/>
        </w:rPr>
        <w:tab/>
      </w:r>
      <w:r w:rsidR="00490E07" w:rsidRPr="003F3D90">
        <w:rPr>
          <w:color w:val="000000" w:themeColor="text1"/>
        </w:rPr>
        <w:tab/>
      </w:r>
      <w:r w:rsidR="00490E07" w:rsidRPr="003F3D90">
        <w:rPr>
          <w:color w:val="000000" w:themeColor="text1"/>
        </w:rPr>
        <w:tab/>
      </w:r>
      <w:r w:rsidR="00490E07" w:rsidRPr="003F3D90">
        <w:rPr>
          <w:color w:val="000000" w:themeColor="text1"/>
        </w:rPr>
        <w:tab/>
      </w:r>
      <w:r w:rsidR="00490E07" w:rsidRPr="003F3D90">
        <w:rPr>
          <w:color w:val="000000" w:themeColor="text1"/>
        </w:rPr>
        <w:tab/>
      </w:r>
      <w:r w:rsidR="00863B53" w:rsidRPr="003F3D90">
        <w:rPr>
          <w:color w:val="000000" w:themeColor="text1"/>
        </w:rPr>
        <w:t>(5)</w:t>
      </w:r>
    </w:p>
    <w:p w14:paraId="77CBBC11" w14:textId="32234456" w:rsidR="007105EA" w:rsidRPr="003F3D90" w:rsidRDefault="000775E1" w:rsidP="00D65A23">
      <w:pPr>
        <w:spacing w:before="240" w:after="240" w:line="360" w:lineRule="auto"/>
        <w:jc w:val="both"/>
        <w:rPr>
          <w:color w:val="000000" w:themeColor="text1"/>
        </w:rPr>
      </w:pPr>
      <w:r w:rsidRPr="003F3D90">
        <w:t>In this paper, t</w:t>
      </w:r>
      <w:r w:rsidR="00C359CC" w:rsidRPr="003F3D90">
        <w:t>he closed-form solution is used only as an</w:t>
      </w:r>
      <w:r w:rsidR="00C165CB" w:rsidRPr="003F3D90">
        <w:t xml:space="preserve"> analytical</w:t>
      </w:r>
      <w:r w:rsidR="00C359CC" w:rsidRPr="003F3D90">
        <w:t xml:space="preserve"> benchmark for validation. It does not enter training, policy updating, or equilibrium computation. The role of the one-stage tournament is therefore methodological: it provides a controlled benchmark with known equilibrium structure for testing whether a learning-based solver can recover the correct solution before being extended to analytically intractable settings</w:t>
      </w:r>
      <w:r w:rsidR="0079673C" w:rsidRPr="003F3D90">
        <w:rPr>
          <w:color w:val="000000" w:themeColor="text1"/>
        </w:rPr>
        <w:t xml:space="preserve">.  </w:t>
      </w:r>
    </w:p>
    <w:p w14:paraId="2C55ACAA" w14:textId="77777777" w:rsidR="00F00C6E" w:rsidRPr="003F3D90" w:rsidRDefault="00F00C6E" w:rsidP="00740870">
      <w:pPr>
        <w:pStyle w:val="ListParagraph"/>
        <w:numPr>
          <w:ilvl w:val="0"/>
          <w:numId w:val="23"/>
        </w:numPr>
        <w:spacing w:before="240" w:after="240" w:line="360" w:lineRule="auto"/>
        <w:jc w:val="both"/>
        <w:rPr>
          <w:b/>
          <w:bCs/>
          <w:color w:val="000000" w:themeColor="text1"/>
        </w:rPr>
      </w:pPr>
      <w:r w:rsidRPr="003F3D90">
        <w:rPr>
          <w:b/>
          <w:bCs/>
          <w:color w:val="000000" w:themeColor="text1"/>
        </w:rPr>
        <w:t>Methodology</w:t>
      </w:r>
    </w:p>
    <w:p w14:paraId="6DCDCE3F" w14:textId="77777777" w:rsidR="00F00C6E" w:rsidRPr="003F3D90" w:rsidRDefault="00F00C6E" w:rsidP="00D65A23">
      <w:pPr>
        <w:spacing w:before="240" w:after="240" w:line="360" w:lineRule="auto"/>
        <w:jc w:val="both"/>
        <w:rPr>
          <w:b/>
          <w:bCs/>
          <w:color w:val="000000" w:themeColor="text1"/>
        </w:rPr>
      </w:pPr>
      <w:r w:rsidRPr="003F3D90">
        <w:rPr>
          <w:b/>
          <w:bCs/>
          <w:color w:val="000000" w:themeColor="text1"/>
        </w:rPr>
        <w:t>4.1 Overview</w:t>
      </w:r>
    </w:p>
    <w:p w14:paraId="0B6E3496" w14:textId="23394F9E" w:rsidR="00F00C6E" w:rsidRPr="003F3D90" w:rsidRDefault="00D721AD" w:rsidP="00D65A23">
      <w:pPr>
        <w:spacing w:before="240" w:after="240" w:line="360" w:lineRule="auto"/>
        <w:jc w:val="both"/>
        <w:rPr>
          <w:color w:val="000000" w:themeColor="text1"/>
        </w:rPr>
      </w:pPr>
      <w:r w:rsidRPr="003F3D90">
        <w:t>We propose Tournament Equilibrium Learning with Proximal Policy Optimization (</w:t>
      </w:r>
      <w:r w:rsidR="00997331" w:rsidRPr="003F3D90">
        <w:rPr>
          <w:rStyle w:val="Strong"/>
          <w:b w:val="0"/>
          <w:bCs w:val="0"/>
        </w:rPr>
        <w:t>TEL-PPO</w:t>
      </w:r>
      <w:r w:rsidRPr="003F3D90">
        <w:rPr>
          <w:rStyle w:val="Strong"/>
          <w:b w:val="0"/>
          <w:bCs w:val="0"/>
        </w:rPr>
        <w:t>)</w:t>
      </w:r>
      <w:r w:rsidR="00997331" w:rsidRPr="003F3D90">
        <w:t xml:space="preserve">, a self-play reinforcement-learning framework for </w:t>
      </w:r>
      <w:r w:rsidRPr="003F3D90">
        <w:t xml:space="preserve">computing approximate </w:t>
      </w:r>
      <w:r w:rsidR="00997331" w:rsidRPr="003F3D90">
        <w:t xml:space="preserve">equilibrium effort </w:t>
      </w:r>
      <w:r w:rsidRPr="003F3D90">
        <w:t xml:space="preserve">profiles </w:t>
      </w:r>
      <w:r w:rsidR="00997331" w:rsidRPr="003F3D90">
        <w:t xml:space="preserve">in rank-order tournaments. </w:t>
      </w:r>
      <w:r w:rsidRPr="003F3D90">
        <w:t xml:space="preserve">We evaluate </w:t>
      </w:r>
      <w:r w:rsidR="00997331" w:rsidRPr="003F3D90">
        <w:t xml:space="preserve">TEL-PPO </w:t>
      </w:r>
      <w:r w:rsidRPr="003F3D90">
        <w:t xml:space="preserve">in the analytically tractable one-stage setting, where it can be compared against two benchmarks: </w:t>
      </w:r>
      <w:r w:rsidR="00997331" w:rsidRPr="003F3D90">
        <w:t xml:space="preserve">the closed-form equilibrium effort from the classical Lazear–Rosen tournament model [22], and a simulation-based numerical baseline </w:t>
      </w:r>
      <w:r w:rsidRPr="003F3D90">
        <w:t xml:space="preserve">obtained via </w:t>
      </w:r>
      <w:r w:rsidR="00997331" w:rsidRPr="003F3D90">
        <w:t>Monte Carlo finite-difference gradient ascent</w:t>
      </w:r>
      <w:r w:rsidR="00F00C6E" w:rsidRPr="003F3D90">
        <w:rPr>
          <w:color w:val="000000" w:themeColor="text1"/>
        </w:rPr>
        <w:t>.</w:t>
      </w:r>
    </w:p>
    <w:p w14:paraId="7AD0CC70" w14:textId="747D7AF2" w:rsidR="000775E1" w:rsidRPr="003F3D90" w:rsidRDefault="00997331" w:rsidP="00C27D28">
      <w:pPr>
        <w:spacing w:before="240" w:after="240" w:line="360" w:lineRule="auto"/>
        <w:jc w:val="both"/>
      </w:pPr>
      <w:r w:rsidRPr="003F3D90">
        <w:t xml:space="preserve">Our objective is to </w:t>
      </w:r>
      <w:r w:rsidR="00D721AD" w:rsidRPr="003F3D90">
        <w:t>determine</w:t>
      </w:r>
      <w:r w:rsidRPr="003F3D90">
        <w:t xml:space="preserve"> whether a learning-based method can recover the equilibrium structure </w:t>
      </w:r>
      <w:r w:rsidR="00D721AD" w:rsidRPr="003F3D90">
        <w:t xml:space="preserve">of tournament competition </w:t>
      </w:r>
      <w:r w:rsidRPr="003F3D90">
        <w:t>across a range of</w:t>
      </w:r>
      <w:r w:rsidR="00D721AD" w:rsidRPr="003F3D90">
        <w:t xml:space="preserve"> </w:t>
      </w:r>
      <w:r w:rsidR="00476FAD" w:rsidRPr="003F3D90">
        <w:t>settings</w:t>
      </w:r>
      <w:r w:rsidRPr="003F3D90">
        <w:t xml:space="preserve">, including symmetric, heterogeneous, and multi-player </w:t>
      </w:r>
      <w:r w:rsidR="00476FAD" w:rsidRPr="003F3D90">
        <w:t>variants</w:t>
      </w:r>
      <w:r w:rsidR="00D721AD" w:rsidRPr="003F3D90">
        <w:t>. To this end, we assess TEL-PP</w:t>
      </w:r>
      <w:r w:rsidR="00476FAD" w:rsidRPr="003F3D90">
        <w:t>O</w:t>
      </w:r>
      <w:r w:rsidR="00D721AD" w:rsidRPr="003F3D90">
        <w:t xml:space="preserve"> along two</w:t>
      </w:r>
      <w:r w:rsidRPr="003F3D90">
        <w:t xml:space="preserve"> </w:t>
      </w:r>
      <w:r w:rsidR="00476FAD" w:rsidRPr="003F3D90">
        <w:t xml:space="preserve">dimensions: </w:t>
      </w:r>
      <w:r w:rsidR="00476FAD" w:rsidRPr="003F3D90">
        <w:lastRenderedPageBreak/>
        <w:t>(1) whether self-play converges to a stable policy profile, and (2) whether the resulting effort levels agree with theoretical or numerical equilibrium benchmarks</w:t>
      </w:r>
      <w:r w:rsidRPr="003F3D90">
        <w:t xml:space="preserve">. </w:t>
      </w:r>
    </w:p>
    <w:p w14:paraId="7BCDF91F" w14:textId="1B4612A3" w:rsidR="00997331" w:rsidRPr="003F3D90" w:rsidRDefault="00C532F5" w:rsidP="00C27D28">
      <w:pPr>
        <w:spacing w:before="240" w:after="240" w:line="360" w:lineRule="auto"/>
        <w:jc w:val="both"/>
        <w:rPr>
          <w:rFonts w:eastAsia="SimSun"/>
          <w:color w:val="000000" w:themeColor="text1"/>
        </w:rPr>
      </w:pPr>
      <w:r w:rsidRPr="003F3D90">
        <w:t xml:space="preserve">A central feature of our framework is the </w:t>
      </w:r>
      <w:r w:rsidR="00476FAD" w:rsidRPr="003F3D90">
        <w:t>strict</w:t>
      </w:r>
      <w:r w:rsidRPr="003F3D90">
        <w:t xml:space="preserve"> separation</w:t>
      </w:r>
      <w:r w:rsidR="00476FAD" w:rsidRPr="003F3D90">
        <w:t xml:space="preserve"> between training information and evaluation information. </w:t>
      </w:r>
      <w:r w:rsidR="000775E1" w:rsidRPr="003F3D90">
        <w:t xml:space="preserve">During training, TEL-PPO observes only sampled contest outcomes and realized rewards. It does not use closed-form winning probabilities, expected-payoff </w:t>
      </w:r>
      <w:r w:rsidR="00476FAD" w:rsidRPr="003F3D90">
        <w:t>formulas</w:t>
      </w:r>
      <w:r w:rsidR="000775E1" w:rsidRPr="003F3D90">
        <w:t xml:space="preserve">, or equilibrium </w:t>
      </w:r>
      <w:r w:rsidR="00476FAD" w:rsidRPr="003F3D90">
        <w:t>characterizations.</w:t>
      </w:r>
      <w:r w:rsidR="000775E1" w:rsidRPr="003F3D90">
        <w:t xml:space="preserve"> </w:t>
      </w:r>
      <w:r w:rsidR="00476FAD" w:rsidRPr="003F3D90">
        <w:t>T</w:t>
      </w:r>
      <w:r w:rsidR="000775E1" w:rsidRPr="003F3D90">
        <w:t xml:space="preserve">hese analytical objects are </w:t>
      </w:r>
      <w:r w:rsidR="00476FAD" w:rsidRPr="003F3D90">
        <w:t>introduced only after training for evaluation</w:t>
      </w:r>
      <w:r w:rsidR="000775E1" w:rsidRPr="003F3D90">
        <w:t xml:space="preserve">. This </w:t>
      </w:r>
      <w:r w:rsidR="00476FAD" w:rsidRPr="003F3D90">
        <w:t>design ensures that any equilibrium recovery arises from interaction-driven learning rather than from analytical supervision, and it enables a clean distinction between stable optimization dynamics and</w:t>
      </w:r>
      <w:r w:rsidR="000775E1" w:rsidRPr="003F3D90">
        <w:t xml:space="preserve"> genuine equilibrium</w:t>
      </w:r>
      <w:r w:rsidR="00476FAD" w:rsidRPr="003F3D90">
        <w:t xml:space="preserve"> </w:t>
      </w:r>
      <w:r w:rsidR="000775E1" w:rsidRPr="003F3D90">
        <w:t>quality</w:t>
      </w:r>
      <w:r w:rsidR="00C27D28" w:rsidRPr="003F3D90">
        <w:rPr>
          <w:rFonts w:eastAsia="SimSun"/>
        </w:rPr>
        <w:t>.</w:t>
      </w:r>
    </w:p>
    <w:p w14:paraId="511F2DF0" w14:textId="77777777" w:rsidR="00F00C6E" w:rsidRPr="003F3D90" w:rsidRDefault="00F00C6E" w:rsidP="00D65A23">
      <w:pPr>
        <w:spacing w:before="240" w:after="240" w:line="360" w:lineRule="auto"/>
        <w:jc w:val="both"/>
        <w:rPr>
          <w:b/>
          <w:bCs/>
          <w:color w:val="000000" w:themeColor="text1"/>
        </w:rPr>
      </w:pPr>
      <w:r w:rsidRPr="003F3D90">
        <w:rPr>
          <w:b/>
          <w:bCs/>
          <w:color w:val="000000" w:themeColor="text1"/>
        </w:rPr>
        <w:t>4.2 TEL-PPO Framework</w:t>
      </w:r>
    </w:p>
    <w:p w14:paraId="270EF099" w14:textId="428D6EDD" w:rsidR="00997331" w:rsidRPr="003F3D90" w:rsidRDefault="002143BC" w:rsidP="00D65A23">
      <w:pPr>
        <w:spacing w:before="240" w:after="240" w:line="360" w:lineRule="auto"/>
        <w:jc w:val="both"/>
        <w:rPr>
          <w:color w:val="000000" w:themeColor="text1"/>
        </w:rPr>
      </w:pPr>
      <w:r w:rsidRPr="003F3D90">
        <w:t xml:space="preserve">TEL-PPO models the tournament as a one-step stochastic game </w:t>
      </w:r>
      <w:r w:rsidR="00C532F5" w:rsidRPr="003F3D90">
        <w:t>with continuous bounded effort actions</w:t>
      </w:r>
      <w:r w:rsidRPr="003F3D90">
        <w:t xml:space="preserve">. In each episode, players choose effort levels, receive noisy performance realizations, obtain rank-based rewards, and update their policies from observed outcomes. This formulation is well </w:t>
      </w:r>
      <w:r w:rsidR="00C532F5" w:rsidRPr="003F3D90">
        <w:t>aligned</w:t>
      </w:r>
      <w:r w:rsidRPr="003F3D90">
        <w:t xml:space="preserve"> </w:t>
      </w:r>
      <w:r w:rsidR="00C532F5" w:rsidRPr="003F3D90">
        <w:t>with</w:t>
      </w:r>
      <w:r w:rsidRPr="003F3D90">
        <w:t xml:space="preserve"> rank-order tournaments </w:t>
      </w:r>
      <w:r w:rsidR="00F10C5A" w:rsidRPr="003F3D90">
        <w:t>environments</w:t>
      </w:r>
      <w:r w:rsidR="00C532F5" w:rsidRPr="003F3D90">
        <w:t>, where payo</w:t>
      </w:r>
      <w:r w:rsidR="00F10C5A" w:rsidRPr="003F3D90">
        <w:t>ffs</w:t>
      </w:r>
      <w:r w:rsidRPr="003F3D90">
        <w:t xml:space="preserve"> depend on stochastic relative performance rather than on smooth deterministic mappings from effort to </w:t>
      </w:r>
      <w:r w:rsidR="00F10C5A" w:rsidRPr="003F3D90">
        <w:t>utility</w:t>
      </w:r>
      <w:r w:rsidR="00997331" w:rsidRPr="003F3D90">
        <w:t>.</w:t>
      </w:r>
    </w:p>
    <w:p w14:paraId="21A9D95F" w14:textId="77777777" w:rsidR="00F10C5A" w:rsidRPr="003F3D90" w:rsidRDefault="00F10C5A" w:rsidP="00D65A23">
      <w:pPr>
        <w:spacing w:before="240" w:after="240" w:line="360" w:lineRule="auto"/>
        <w:jc w:val="both"/>
      </w:pPr>
      <w:r w:rsidRPr="003F3D90">
        <w:t xml:space="preserve">We adopt </w:t>
      </w:r>
      <w:r w:rsidR="002143BC" w:rsidRPr="003F3D90">
        <w:t xml:space="preserve">Proximal Policy Optimization (PPO) [2] </w:t>
      </w:r>
      <w:r w:rsidRPr="003F3D90">
        <w:t xml:space="preserve">as the underlying policy-gradient method. PPO </w:t>
      </w:r>
      <w:r w:rsidR="002143BC" w:rsidRPr="003F3D90">
        <w:t xml:space="preserve">provides a </w:t>
      </w:r>
      <w:r w:rsidRPr="003F3D90">
        <w:t>robust</w:t>
      </w:r>
      <w:r w:rsidR="002143BC" w:rsidRPr="003F3D90">
        <w:t xml:space="preserve"> actor-critic framework for continuous-action learning</w:t>
      </w:r>
      <w:r w:rsidRPr="003F3D90">
        <w:t>, and i</w:t>
      </w:r>
      <w:r w:rsidR="002143BC" w:rsidRPr="003F3D90">
        <w:t xml:space="preserve">ts clipped surrogate objective </w:t>
      </w:r>
      <w:r w:rsidRPr="003F3D90">
        <w:t xml:space="preserve">helps stabilize policy updates during self-play. This property is especially important in </w:t>
      </w:r>
      <w:r w:rsidR="002143BC" w:rsidRPr="003F3D90">
        <w:t xml:space="preserve">in competitive </w:t>
      </w:r>
      <w:r w:rsidRPr="003F3D90">
        <w:t xml:space="preserve">stochastic </w:t>
      </w:r>
      <w:r w:rsidR="002143BC" w:rsidRPr="003F3D90">
        <w:t>environments</w:t>
      </w:r>
      <w:r w:rsidRPr="003F3D90">
        <w:t>,</w:t>
      </w:r>
      <w:r w:rsidR="002143BC" w:rsidRPr="003F3D90">
        <w:t xml:space="preserve"> where uncon</w:t>
      </w:r>
      <w:r w:rsidRPr="003F3D90">
        <w:t>strained</w:t>
      </w:r>
      <w:r w:rsidR="002143BC" w:rsidRPr="003F3D90">
        <w:t xml:space="preserve"> updates can </w:t>
      </w:r>
      <w:r w:rsidRPr="003F3D90">
        <w:t xml:space="preserve">amplify non-stationarity and </w:t>
      </w:r>
      <w:r w:rsidR="002143BC" w:rsidRPr="003F3D90">
        <w:t xml:space="preserve">destabilize </w:t>
      </w:r>
      <w:r w:rsidRPr="003F3D90">
        <w:t>learning</w:t>
      </w:r>
      <w:r w:rsidR="002143BC" w:rsidRPr="003F3D90">
        <w:t xml:space="preserve">. </w:t>
      </w:r>
    </w:p>
    <w:p w14:paraId="5B9D5908" w14:textId="6EC78D3F" w:rsidR="00997331" w:rsidRPr="003F3D90" w:rsidRDefault="002143BC" w:rsidP="00D65A23">
      <w:pPr>
        <w:spacing w:before="240" w:after="240" w:line="360" w:lineRule="auto"/>
        <w:jc w:val="both"/>
      </w:pPr>
      <w:r w:rsidRPr="003F3D90">
        <w:t xml:space="preserve">As shown in Figure 1, the TEL-PPO pipeline consists of three components: state construction, the self-play environment, and convergence verification. Given tournament primitives such as prize levels and noise parameters, TEL-PPO trains </w:t>
      </w:r>
      <w:r w:rsidR="0093399A" w:rsidRPr="003F3D90">
        <w:t>two</w:t>
      </w:r>
      <w:r w:rsidRPr="003F3D90">
        <w:t xml:space="preserve"> agents through repeated self-play </w:t>
      </w:r>
      <w:r w:rsidR="0093399A" w:rsidRPr="003F3D90">
        <w:t>and</w:t>
      </w:r>
      <w:r w:rsidRPr="003F3D90">
        <w:t xml:space="preserve"> periodically evaluat</w:t>
      </w:r>
      <w:r w:rsidR="0093399A" w:rsidRPr="003F3D90">
        <w:t>e the current policy profile using</w:t>
      </w:r>
      <w:r w:rsidRPr="003F3D90">
        <w:t xml:space="preserve"> stability and exploitability </w:t>
      </w:r>
      <w:r w:rsidR="0093399A" w:rsidRPr="003F3D90">
        <w:t>diagnostics</w:t>
      </w:r>
      <w:r w:rsidRPr="003F3D90">
        <w:t xml:space="preserve">. </w:t>
      </w:r>
      <w:r w:rsidR="0093399A" w:rsidRPr="003F3D90">
        <w:t>E</w:t>
      </w:r>
      <w:r w:rsidRPr="003F3D90">
        <w:t xml:space="preserve">quilibrium </w:t>
      </w:r>
      <w:r w:rsidR="0093399A" w:rsidRPr="003F3D90">
        <w:t>behavior</w:t>
      </w:r>
      <w:r w:rsidRPr="003F3D90">
        <w:t xml:space="preserve"> is </w:t>
      </w:r>
      <w:r w:rsidR="0093399A" w:rsidRPr="003F3D90">
        <w:t xml:space="preserve">therefore </w:t>
      </w:r>
      <w:r w:rsidRPr="003F3D90">
        <w:t xml:space="preserve">not </w:t>
      </w:r>
      <w:r w:rsidR="009D7D7B" w:rsidRPr="003F3D90">
        <w:t xml:space="preserve">specified </w:t>
      </w:r>
      <w:r w:rsidR="00B50E41" w:rsidRPr="003F3D90">
        <w:t>a priori but</w:t>
      </w:r>
      <w:r w:rsidR="009D7D7B" w:rsidRPr="003F3D90">
        <w:t xml:space="preserve"> is </w:t>
      </w:r>
      <w:r w:rsidR="0093399A" w:rsidRPr="003F3D90">
        <w:t>instead</w:t>
      </w:r>
      <w:r w:rsidR="009D7D7B" w:rsidRPr="003F3D90">
        <w:t xml:space="preserve"> expected to </w:t>
      </w:r>
      <w:r w:rsidRPr="003F3D90">
        <w:t xml:space="preserve">emerge </w:t>
      </w:r>
      <w:r w:rsidR="0093399A" w:rsidRPr="003F3D90">
        <w:t>from</w:t>
      </w:r>
      <w:r w:rsidRPr="003F3D90">
        <w:t xml:space="preserve"> self-play and</w:t>
      </w:r>
      <w:r w:rsidR="0093399A" w:rsidRPr="003F3D90">
        <w:t xml:space="preserve"> then</w:t>
      </w:r>
      <w:r w:rsidRPr="003F3D90">
        <w:t xml:space="preserve"> pass </w:t>
      </w:r>
      <w:r w:rsidR="0093399A" w:rsidRPr="003F3D90">
        <w:t>a separate</w:t>
      </w:r>
      <w:r w:rsidRPr="003F3D90">
        <w:t xml:space="preserve"> verification procedure. The following subsections describe these components in detail</w:t>
      </w:r>
      <w:r w:rsidR="00997331" w:rsidRPr="003F3D90">
        <w:t>.</w:t>
      </w:r>
    </w:p>
    <w:p w14:paraId="1BE53C11" w14:textId="56F7687A" w:rsidR="00C215ED" w:rsidRPr="003F3D90" w:rsidRDefault="00206643" w:rsidP="005E109C">
      <w:pPr>
        <w:spacing w:before="240" w:after="240" w:line="360" w:lineRule="auto"/>
        <w:jc w:val="center"/>
        <w:rPr>
          <w:color w:val="000000" w:themeColor="text1"/>
        </w:rPr>
      </w:pPr>
      <w:r w:rsidRPr="003F3D90">
        <w:rPr>
          <w:noProof/>
          <w:color w:val="000000" w:themeColor="text1"/>
          <w14:ligatures w14:val="standardContextual"/>
        </w:rPr>
        <w:lastRenderedPageBreak/>
        <w:drawing>
          <wp:inline distT="0" distB="0" distL="0" distR="0" wp14:anchorId="7533B9D6" wp14:editId="5C6D3D94">
            <wp:extent cx="3810000" cy="4940300"/>
            <wp:effectExtent l="0" t="0" r="0" b="0"/>
            <wp:docPr id="538468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468400" name="Picture 538468400"/>
                    <pic:cNvPicPr/>
                  </pic:nvPicPr>
                  <pic:blipFill>
                    <a:blip r:embed="rId7">
                      <a:extLst>
                        <a:ext uri="{28A0092B-C50C-407E-A947-70E740481C1C}">
                          <a14:useLocalDpi xmlns:a14="http://schemas.microsoft.com/office/drawing/2010/main" val="0"/>
                        </a:ext>
                      </a:extLst>
                    </a:blip>
                    <a:stretch>
                      <a:fillRect/>
                    </a:stretch>
                  </pic:blipFill>
                  <pic:spPr>
                    <a:xfrm>
                      <a:off x="0" y="0"/>
                      <a:ext cx="3810000" cy="4940300"/>
                    </a:xfrm>
                    <a:prstGeom prst="rect">
                      <a:avLst/>
                    </a:prstGeom>
                  </pic:spPr>
                </pic:pic>
              </a:graphicData>
            </a:graphic>
          </wp:inline>
        </w:drawing>
      </w:r>
    </w:p>
    <w:p w14:paraId="189B280D" w14:textId="77777777" w:rsidR="007E1E44" w:rsidRPr="003F3D90" w:rsidRDefault="00B12433" w:rsidP="00AE141C">
      <w:pPr>
        <w:spacing w:before="240" w:after="240" w:line="360" w:lineRule="auto"/>
        <w:jc w:val="both"/>
        <w:rPr>
          <w:b/>
          <w:bCs/>
          <w:color w:val="000000" w:themeColor="text1"/>
          <w:sz w:val="20"/>
          <w:szCs w:val="20"/>
        </w:rPr>
      </w:pPr>
      <w:r w:rsidRPr="003F3D90">
        <w:rPr>
          <w:b/>
          <w:bCs/>
          <w:color w:val="000000" w:themeColor="text1"/>
          <w:sz w:val="20"/>
          <w:szCs w:val="20"/>
        </w:rPr>
        <w:t xml:space="preserve">Figure 1: TEL-PPO </w:t>
      </w:r>
      <w:r w:rsidR="009D7D7B" w:rsidRPr="003F3D90">
        <w:rPr>
          <w:b/>
          <w:bCs/>
          <w:color w:val="000000" w:themeColor="text1"/>
          <w:sz w:val="20"/>
          <w:szCs w:val="20"/>
        </w:rPr>
        <w:t>f</w:t>
      </w:r>
      <w:r w:rsidR="00F00C6E" w:rsidRPr="003F3D90">
        <w:rPr>
          <w:b/>
          <w:bCs/>
          <w:color w:val="000000" w:themeColor="text1"/>
          <w:sz w:val="20"/>
          <w:szCs w:val="20"/>
        </w:rPr>
        <w:t>ramework</w:t>
      </w:r>
      <w:r w:rsidR="00A05A9C" w:rsidRPr="003F3D90">
        <w:rPr>
          <w:b/>
          <w:bCs/>
          <w:color w:val="000000" w:themeColor="text1"/>
          <w:sz w:val="20"/>
          <w:szCs w:val="20"/>
        </w:rPr>
        <w:t xml:space="preserve"> (Illustration for the two-agent one-stage setting)</w:t>
      </w:r>
      <w:r w:rsidR="00AE141C" w:rsidRPr="003F3D90">
        <w:rPr>
          <w:b/>
          <w:bCs/>
          <w:color w:val="000000" w:themeColor="text1"/>
          <w:sz w:val="20"/>
          <w:szCs w:val="20"/>
        </w:rPr>
        <w:t xml:space="preserve">. </w:t>
      </w:r>
    </w:p>
    <w:p w14:paraId="42A442C5" w14:textId="48E87346" w:rsidR="00573CCB" w:rsidRPr="003F3D90" w:rsidRDefault="009D1307" w:rsidP="00AE141C">
      <w:pPr>
        <w:spacing w:before="240" w:after="240" w:line="360" w:lineRule="auto"/>
        <w:jc w:val="both"/>
        <w:rPr>
          <w:b/>
          <w:bCs/>
          <w:color w:val="000000" w:themeColor="text1"/>
          <w:sz w:val="20"/>
          <w:szCs w:val="20"/>
        </w:rPr>
      </w:pPr>
      <w:r w:rsidRPr="003F3D90">
        <w:rPr>
          <w:sz w:val="20"/>
          <w:szCs w:val="20"/>
        </w:rPr>
        <w:t>TEL-PPO models the one-stage rank-order tournament as a one-step stochastic game with continuous bounded effort actions. Two agents learn Beta-parameterized effort policies through repeated self-play, receive rank-based rewards from noisy performance comparisons, and update their policies using PPO. Training is periodically evaluated through convergence verification, including stability screening</w:t>
      </w:r>
      <w:r w:rsidR="00AE141C" w:rsidRPr="003F3D90">
        <w:rPr>
          <w:sz w:val="20"/>
          <w:szCs w:val="20"/>
        </w:rPr>
        <w:t xml:space="preserve"> and</w:t>
      </w:r>
      <w:r w:rsidRPr="003F3D90">
        <w:rPr>
          <w:sz w:val="20"/>
          <w:szCs w:val="20"/>
        </w:rPr>
        <w:t xml:space="preserve"> exploitability estimation, so that equilibrium recovery is assessed not only by </w:t>
      </w:r>
      <w:r w:rsidR="00AE141C" w:rsidRPr="003F3D90">
        <w:rPr>
          <w:sz w:val="20"/>
          <w:szCs w:val="20"/>
        </w:rPr>
        <w:t xml:space="preserve">optimization behavior </w:t>
      </w:r>
      <w:r w:rsidRPr="003F3D90">
        <w:rPr>
          <w:sz w:val="20"/>
          <w:szCs w:val="20"/>
        </w:rPr>
        <w:t>but also by approximate game-theoretic consistency</w:t>
      </w:r>
      <w:r w:rsidR="00F00C6E" w:rsidRPr="003F3D90">
        <w:rPr>
          <w:color w:val="000000" w:themeColor="text1"/>
          <w:sz w:val="20"/>
          <w:szCs w:val="20"/>
        </w:rPr>
        <w:t>.</w:t>
      </w:r>
      <w:r w:rsidR="00AE141C" w:rsidRPr="003F3D90">
        <w:rPr>
          <w:sz w:val="20"/>
          <w:szCs w:val="20"/>
        </w:rPr>
        <w:t xml:space="preserve"> Symmetry </w:t>
      </w:r>
      <w:r w:rsidR="009D7D7B" w:rsidRPr="003F3D90">
        <w:rPr>
          <w:sz w:val="20"/>
          <w:szCs w:val="20"/>
        </w:rPr>
        <w:t>is</w:t>
      </w:r>
      <w:r w:rsidR="00AE141C" w:rsidRPr="003F3D90">
        <w:rPr>
          <w:sz w:val="20"/>
          <w:szCs w:val="20"/>
        </w:rPr>
        <w:t xml:space="preserve"> evaluated </w:t>
      </w:r>
      <w:r w:rsidR="009D7D7B" w:rsidRPr="003F3D90">
        <w:rPr>
          <w:sz w:val="20"/>
          <w:szCs w:val="20"/>
        </w:rPr>
        <w:t xml:space="preserve">only </w:t>
      </w:r>
      <w:r w:rsidR="00AE141C" w:rsidRPr="003F3D90">
        <w:rPr>
          <w:sz w:val="20"/>
          <w:szCs w:val="20"/>
        </w:rPr>
        <w:t xml:space="preserve">after </w:t>
      </w:r>
      <w:r w:rsidR="009D7D7B" w:rsidRPr="003F3D90">
        <w:rPr>
          <w:sz w:val="20"/>
          <w:szCs w:val="20"/>
        </w:rPr>
        <w:t>convergence has been verified.</w:t>
      </w:r>
    </w:p>
    <w:p w14:paraId="2FD4441E" w14:textId="018CEE9D" w:rsidR="00AE141C" w:rsidRPr="003F3D90" w:rsidRDefault="00F447A5" w:rsidP="00AE141C">
      <w:pPr>
        <w:spacing w:before="240" w:after="240" w:line="360" w:lineRule="auto"/>
        <w:jc w:val="both"/>
        <w:rPr>
          <w:rStyle w:val="Strong"/>
          <w:color w:val="000000" w:themeColor="text1"/>
        </w:rPr>
      </w:pPr>
      <w:r w:rsidRPr="003F3D90">
        <w:rPr>
          <w:rStyle w:val="Strong"/>
          <w:color w:val="000000" w:themeColor="text1"/>
        </w:rPr>
        <w:t>I.</w:t>
      </w:r>
      <w:r w:rsidR="00F00C6E" w:rsidRPr="003F3D90">
        <w:rPr>
          <w:rStyle w:val="Strong"/>
          <w:color w:val="000000" w:themeColor="text1"/>
        </w:rPr>
        <w:t xml:space="preserve"> </w:t>
      </w:r>
      <w:r w:rsidR="00AE141C" w:rsidRPr="003F3D90">
        <w:rPr>
          <w:rStyle w:val="Strong"/>
          <w:color w:val="000000" w:themeColor="text1"/>
        </w:rPr>
        <w:t>State Construction</w:t>
      </w:r>
    </w:p>
    <w:p w14:paraId="261DDA3A" w14:textId="77777777" w:rsidR="00B50E41" w:rsidRPr="003F3D90" w:rsidRDefault="00AE141C" w:rsidP="00AE141C">
      <w:pPr>
        <w:spacing w:before="240" w:after="240" w:line="360" w:lineRule="auto"/>
        <w:jc w:val="both"/>
      </w:pPr>
      <w:r w:rsidRPr="003F3D90">
        <w:t xml:space="preserve">In the one-stage </w:t>
      </w:r>
      <w:r w:rsidR="00B50E41" w:rsidRPr="003F3D90">
        <w:t>tournament</w:t>
      </w:r>
      <w:r w:rsidRPr="003F3D90">
        <w:t xml:space="preserve">, the state consists of publicly observed tournament primitives </w:t>
      </w:r>
    </w:p>
    <w:p w14:paraId="413A4FD1" w14:textId="1B28EFAF" w:rsidR="00B50E41" w:rsidRPr="003F3D90" w:rsidRDefault="00B50E41" w:rsidP="00B50E41">
      <w:pPr>
        <w:spacing w:before="240" w:after="240" w:line="360" w:lineRule="auto"/>
        <w:jc w:val="center"/>
      </w:pPr>
      <w:r w:rsidRPr="003F3D90">
        <w:t xml:space="preserve">S = </w:t>
      </w:r>
      <w:r w:rsidR="00AE141C" w:rsidRPr="003F3D90">
        <w:t xml:space="preserve">[ </w:t>
      </w:r>
      <m:oMath>
        <m:sSub>
          <m:sSubPr>
            <m:ctrlPr>
              <w:rPr>
                <w:rFonts w:ascii="Cambria Math" w:hAnsi="Cambria Math"/>
                <w:i/>
              </w:rPr>
            </m:ctrlPr>
          </m:sSubPr>
          <m:e>
            <m:r>
              <w:rPr>
                <w:rFonts w:ascii="Cambria Math" w:hAnsi="Cambria Math"/>
              </w:rPr>
              <m:t>w</m:t>
            </m:r>
          </m:e>
          <m:sub>
            <m:r>
              <w:rPr>
                <w:rFonts w:ascii="Cambria Math" w:hAnsi="Cambria Math"/>
              </w:rPr>
              <m:t>H</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L</m:t>
            </m:r>
          </m:sub>
        </m:sSub>
        <m:r>
          <w:rPr>
            <w:rFonts w:ascii="Cambria Math" w:hAnsi="Cambria Math"/>
          </w:rPr>
          <m:t>, k,q</m:t>
        </m:r>
      </m:oMath>
      <w:r w:rsidR="00AE141C" w:rsidRPr="003F3D90">
        <w:t>],</w:t>
      </w:r>
    </w:p>
    <w:p w14:paraId="30BB8D39" w14:textId="77777777" w:rsidR="00714570" w:rsidRPr="003F3D90" w:rsidRDefault="00AE141C" w:rsidP="00AE141C">
      <w:pPr>
        <w:spacing w:before="240" w:after="240" w:line="360" w:lineRule="auto"/>
        <w:jc w:val="both"/>
      </w:pPr>
      <w:r w:rsidRPr="003F3D90">
        <w:lastRenderedPageBreak/>
        <w:t xml:space="preserve">where </w:t>
      </w:r>
      <m:oMath>
        <m:sSub>
          <m:sSubPr>
            <m:ctrlPr>
              <w:rPr>
                <w:rFonts w:ascii="Cambria Math" w:hAnsi="Cambria Math"/>
              </w:rPr>
            </m:ctrlPr>
          </m:sSubPr>
          <m:e>
            <m:r>
              <w:rPr>
                <w:rFonts w:ascii="Cambria Math" w:hAnsi="Cambria Math"/>
              </w:rPr>
              <m:t>w</m:t>
            </m:r>
          </m:e>
          <m:sub>
            <m:r>
              <w:rPr>
                <w:rFonts w:ascii="Cambria Math" w:hAnsi="Cambria Math"/>
              </w:rPr>
              <m:t>H</m:t>
            </m:r>
          </m:sub>
        </m:sSub>
      </m:oMath>
      <w:r w:rsidRPr="003F3D90">
        <w:t xml:space="preserve"> and </w:t>
      </w:r>
      <m:oMath>
        <m:sSub>
          <m:sSubPr>
            <m:ctrlPr>
              <w:rPr>
                <w:rFonts w:ascii="Cambria Math" w:hAnsi="Cambria Math"/>
              </w:rPr>
            </m:ctrlPr>
          </m:sSubPr>
          <m:e>
            <m:r>
              <w:rPr>
                <w:rFonts w:ascii="Cambria Math" w:hAnsi="Cambria Math"/>
              </w:rPr>
              <m:t>w</m:t>
            </m:r>
          </m:e>
          <m:sub>
            <m:r>
              <w:rPr>
                <w:rFonts w:ascii="Cambria Math" w:hAnsi="Cambria Math"/>
              </w:rPr>
              <m:t>L</m:t>
            </m:r>
          </m:sub>
        </m:sSub>
      </m:oMath>
      <w:r w:rsidRPr="003F3D90">
        <w:t xml:space="preserve"> denote the high and low prizes, </w:t>
      </w:r>
      <w:r w:rsidR="00B50E41" w:rsidRPr="003F3D90">
        <w:t xml:space="preserve">respectively, </w:t>
      </w:r>
      <m:oMath>
        <m:r>
          <w:rPr>
            <w:rFonts w:ascii="Cambria Math" w:hAnsi="Cambria Math"/>
          </w:rPr>
          <m:t>k</m:t>
        </m:r>
      </m:oMath>
      <w:r w:rsidR="00714570" w:rsidRPr="003F3D90">
        <w:t xml:space="preserve"> is the effort-cost parameter,</w:t>
      </w:r>
      <w:r w:rsidRPr="003F3D90">
        <w:t xml:space="preserve"> and </w:t>
      </w:r>
      <m:oMath>
        <m:r>
          <w:rPr>
            <w:rFonts w:ascii="Cambria Math" w:hAnsi="Cambria Math"/>
          </w:rPr>
          <m:t>q</m:t>
        </m:r>
      </m:oMath>
      <w:r w:rsidRPr="003F3D90">
        <w:t xml:space="preserve"> </w:t>
      </w:r>
      <w:r w:rsidR="00714570" w:rsidRPr="003F3D90">
        <w:t>controls the magnitude of performance noise</w:t>
      </w:r>
      <w:r w:rsidRPr="003F3D90">
        <w:t xml:space="preserve">. The state is fixed within each episode and </w:t>
      </w:r>
      <w:r w:rsidR="00714570" w:rsidRPr="003F3D90">
        <w:t xml:space="preserve">is observed </w:t>
      </w:r>
      <w:r w:rsidRPr="003F3D90">
        <w:t>identical</w:t>
      </w:r>
      <w:r w:rsidR="00714570" w:rsidRPr="003F3D90">
        <w:t>ly by all players</w:t>
      </w:r>
      <w:r w:rsidRPr="003F3D90">
        <w:t xml:space="preserve">. </w:t>
      </w:r>
    </w:p>
    <w:p w14:paraId="2C959750" w14:textId="1ED5C05D" w:rsidR="00AE141C" w:rsidRPr="003F3D90" w:rsidRDefault="00AE141C" w:rsidP="00AE141C">
      <w:pPr>
        <w:spacing w:before="240" w:after="240" w:line="360" w:lineRule="auto"/>
        <w:jc w:val="both"/>
        <w:rPr>
          <w:rStyle w:val="Strong"/>
          <w:b w:val="0"/>
          <w:bCs w:val="0"/>
          <w:color w:val="000000" w:themeColor="text1"/>
        </w:rPr>
      </w:pPr>
      <w:r w:rsidRPr="003F3D90">
        <w:t xml:space="preserve">Although the </w:t>
      </w:r>
      <w:r w:rsidR="00714570" w:rsidRPr="003F3D90">
        <w:t xml:space="preserve">one-stage </w:t>
      </w:r>
      <w:r w:rsidRPr="003F3D90">
        <w:t xml:space="preserve">benchmark does not require a dynamically evolving state, we retain </w:t>
      </w:r>
      <w:r w:rsidR="00714570" w:rsidRPr="003F3D90">
        <w:t>an explicit state representation for two reasons. First, it provides a unified interface for reinforcement-learning implementation. Second, it allows TEL-PPO to be naturally extended to multi-stage tournaments, where the state may evolve over time and condition subsequent effort choices</w:t>
      </w:r>
      <w:r w:rsidRPr="003F3D90">
        <w:t>.</w:t>
      </w:r>
    </w:p>
    <w:p w14:paraId="6F77294F" w14:textId="178E1AFF" w:rsidR="00F00C6E" w:rsidRPr="003F3D90" w:rsidRDefault="00AE141C" w:rsidP="00D65A23">
      <w:pPr>
        <w:pStyle w:val="Heading2"/>
        <w:spacing w:before="240" w:after="240" w:line="360" w:lineRule="auto"/>
        <w:jc w:val="both"/>
        <w:rPr>
          <w:rStyle w:val="Strong"/>
          <w:rFonts w:ascii="Times New Roman" w:hAnsi="Times New Roman" w:cs="Times New Roman"/>
          <w:color w:val="000000" w:themeColor="text1"/>
          <w:sz w:val="24"/>
          <w:szCs w:val="24"/>
        </w:rPr>
      </w:pPr>
      <w:r w:rsidRPr="003F3D90">
        <w:rPr>
          <w:rStyle w:val="Strong"/>
          <w:rFonts w:ascii="Times New Roman" w:hAnsi="Times New Roman" w:cs="Times New Roman"/>
          <w:color w:val="000000" w:themeColor="text1"/>
          <w:sz w:val="24"/>
          <w:szCs w:val="24"/>
        </w:rPr>
        <w:t xml:space="preserve">II. </w:t>
      </w:r>
      <w:r w:rsidR="00F00C6E" w:rsidRPr="003F3D90">
        <w:rPr>
          <w:rStyle w:val="Strong"/>
          <w:rFonts w:ascii="Times New Roman" w:hAnsi="Times New Roman" w:cs="Times New Roman"/>
          <w:color w:val="000000" w:themeColor="text1"/>
          <w:sz w:val="24"/>
          <w:szCs w:val="24"/>
        </w:rPr>
        <w:t>Policy Representation</w:t>
      </w:r>
    </w:p>
    <w:p w14:paraId="23D59A2B" w14:textId="77777777" w:rsidR="007240BA" w:rsidRPr="003F3D90" w:rsidRDefault="00747DDA" w:rsidP="00747DDA">
      <w:pPr>
        <w:pStyle w:val="NormalWeb"/>
        <w:spacing w:before="240" w:beforeAutospacing="0" w:after="240" w:afterAutospacing="0" w:line="360" w:lineRule="auto"/>
        <w:jc w:val="both"/>
        <w:rPr>
          <w:color w:val="000000" w:themeColor="text1"/>
        </w:rPr>
      </w:pPr>
      <w:r w:rsidRPr="003F3D90">
        <w:t xml:space="preserve">We </w:t>
      </w:r>
      <w:r w:rsidR="007240BA" w:rsidRPr="003F3D90">
        <w:t>formulate</w:t>
      </w:r>
      <w:r w:rsidRPr="003F3D90">
        <w:t xml:space="preserve"> the Lazear–Rosen tournament as a single-step stochastic game</w:t>
      </w:r>
      <w:r w:rsidR="001F44DE" w:rsidRPr="003F3D90">
        <w:t xml:space="preserve">. </w:t>
      </w:r>
      <w:r w:rsidRPr="003F3D90">
        <w:t xml:space="preserve"> </w:t>
      </w:r>
      <w:r w:rsidR="001F44DE" w:rsidRPr="003F3D90">
        <w:t>E</w:t>
      </w:r>
      <w:r w:rsidRPr="003F3D90">
        <w:rPr>
          <w:color w:val="000000" w:themeColor="text1"/>
        </w:rPr>
        <w:t xml:space="preserve">ach player is </w:t>
      </w:r>
      <w:r w:rsidR="001F44DE" w:rsidRPr="003F3D90">
        <w:rPr>
          <w:color w:val="000000" w:themeColor="text1"/>
        </w:rPr>
        <w:t>represented by</w:t>
      </w:r>
      <w:r w:rsidRPr="003F3D90">
        <w:rPr>
          <w:color w:val="000000" w:themeColor="text1"/>
        </w:rPr>
        <w:t xml:space="preserve"> an RL agent with a stochastic policy </w:t>
      </w:r>
    </w:p>
    <w:p w14:paraId="060D1330" w14:textId="43D67D12" w:rsidR="007240BA" w:rsidRPr="003F3D90" w:rsidRDefault="00000000" w:rsidP="00E1316F">
      <w:pPr>
        <w:pStyle w:val="NormalWeb"/>
        <w:spacing w:before="240" w:beforeAutospacing="0" w:after="240" w:afterAutospacing="0" w:line="360" w:lineRule="auto"/>
        <w:jc w:val="center"/>
        <w:rPr>
          <w:color w:val="000000" w:themeColor="text1"/>
        </w:rPr>
      </w:pPr>
      <m:oMath>
        <m:sSub>
          <m:sSubPr>
            <m:ctrlPr>
              <w:rPr>
                <w:rFonts w:ascii="Cambria Math" w:hAnsi="Cambria Math"/>
                <w:color w:val="000000" w:themeColor="text1"/>
              </w:rPr>
            </m:ctrlPr>
          </m:sSubPr>
          <m:e>
            <m:r>
              <w:rPr>
                <w:rFonts w:ascii="Cambria Math" w:hAnsi="Cambria Math"/>
                <w:color w:val="000000" w:themeColor="text1"/>
              </w:rPr>
              <m:t>π</m:t>
            </m:r>
          </m:e>
          <m:sub>
            <m:sSub>
              <m:sSubPr>
                <m:ctrlPr>
                  <w:rPr>
                    <w:rFonts w:ascii="Cambria Math" w:hAnsi="Cambria Math"/>
                    <w:i/>
                    <w:color w:val="000000" w:themeColor="text1"/>
                  </w:rPr>
                </m:ctrlPr>
              </m:sSubPr>
              <m:e>
                <m:r>
                  <w:rPr>
                    <w:rFonts w:ascii="Cambria Math" w:hAnsi="Cambria Math"/>
                    <w:color w:val="000000" w:themeColor="text1"/>
                  </w:rPr>
                  <m:t>θ</m:t>
                </m:r>
              </m:e>
              <m:sub>
                <m:r>
                  <w:rPr>
                    <w:rFonts w:ascii="Cambria Math" w:hAnsi="Cambria Math"/>
                    <w:color w:val="000000" w:themeColor="text1"/>
                  </w:rPr>
                  <m:t>i</m:t>
                </m:r>
              </m:sub>
            </m:sSub>
          </m:sub>
        </m:sSub>
        <m:d>
          <m:dPr>
            <m:sepChr m:val="∣"/>
            <m:ctrlPr>
              <w:rPr>
                <w:rFonts w:ascii="Cambria Math" w:hAnsi="Cambria Math"/>
                <w:i/>
                <w:color w:val="000000" w:themeColor="text1"/>
              </w:rPr>
            </m:ctrlPr>
          </m:dPr>
          <m:e>
            <m:r>
              <w:rPr>
                <w:rFonts w:ascii="Cambria Math" w:hAnsi="Cambria Math"/>
                <w:color w:val="000000" w:themeColor="text1"/>
              </w:rPr>
              <m:t>a</m:t>
            </m:r>
            <m:ctrlPr>
              <w:rPr>
                <w:rFonts w:ascii="Cambria Math" w:hAnsi="Cambria Math"/>
                <w:color w:val="000000" w:themeColor="text1"/>
              </w:rPr>
            </m:ctrlPr>
          </m:e>
          <m:e>
            <m:r>
              <w:rPr>
                <w:rFonts w:ascii="Cambria Math" w:hAnsi="Cambria Math"/>
                <w:color w:val="000000" w:themeColor="text1"/>
              </w:rPr>
              <m:t>s</m:t>
            </m:r>
          </m:e>
        </m:d>
      </m:oMath>
      <w:r w:rsidR="00747DDA" w:rsidRPr="003F3D90">
        <w:rPr>
          <w:color w:val="000000" w:themeColor="text1"/>
        </w:rPr>
        <w:t>,</w:t>
      </w:r>
    </w:p>
    <w:p w14:paraId="3574BD9B" w14:textId="7D5806F2" w:rsidR="00747DDA" w:rsidRPr="003F3D90" w:rsidRDefault="007240BA" w:rsidP="00747DDA">
      <w:pPr>
        <w:pStyle w:val="NormalWeb"/>
        <w:spacing w:before="240" w:beforeAutospacing="0" w:after="240" w:afterAutospacing="0" w:line="360" w:lineRule="auto"/>
        <w:jc w:val="both"/>
        <w:rPr>
          <w:rFonts w:eastAsia="SimSun"/>
          <w:color w:val="000000" w:themeColor="text1"/>
        </w:rPr>
      </w:pPr>
      <w:r w:rsidRPr="003F3D90">
        <w:rPr>
          <w:color w:val="000000" w:themeColor="text1"/>
        </w:rPr>
        <w:t xml:space="preserve">where </w:t>
      </w:r>
      <m:oMath>
        <m:sSub>
          <m:sSubPr>
            <m:ctrlPr>
              <w:rPr>
                <w:rFonts w:ascii="Cambria Math" w:hAnsi="Cambria Math"/>
                <w:i/>
                <w:color w:val="000000" w:themeColor="text1"/>
              </w:rPr>
            </m:ctrlPr>
          </m:sSubPr>
          <m:e>
            <m:r>
              <w:rPr>
                <w:rFonts w:ascii="Cambria Math" w:hAnsi="Cambria Math"/>
                <w:color w:val="000000" w:themeColor="text1"/>
              </w:rPr>
              <m:t>θ</m:t>
            </m:r>
          </m:e>
          <m:sub>
            <m:r>
              <w:rPr>
                <w:rFonts w:ascii="Cambria Math" w:hAnsi="Cambria Math"/>
                <w:color w:val="000000" w:themeColor="text1"/>
              </w:rPr>
              <m:t>i</m:t>
            </m:r>
          </m:sub>
        </m:sSub>
      </m:oMath>
      <w:r w:rsidRPr="003F3D90">
        <w:rPr>
          <w:color w:val="000000" w:themeColor="text1"/>
        </w:rPr>
        <w:t xml:space="preserve"> denotes the parameters of the policy network</w:t>
      </w:r>
      <w:r w:rsidRPr="003F3D90">
        <w:rPr>
          <w:rFonts w:eastAsia="SimSun"/>
          <w:color w:val="000000" w:themeColor="text1"/>
        </w:rPr>
        <w:t xml:space="preserve"> and</w:t>
      </w:r>
      <w:r w:rsidR="00747DDA" w:rsidRPr="003F3D90">
        <w:rPr>
          <w:rFonts w:eastAsia="SimSun"/>
          <w:color w:val="000000" w:themeColor="text1"/>
        </w:rPr>
        <w:t xml:space="preserve"> </w:t>
      </w:r>
      <m:oMath>
        <m:r>
          <w:rPr>
            <w:rFonts w:ascii="Cambria Math" w:eastAsia="SimSun" w:hAnsi="Cambria Math"/>
            <w:color w:val="000000" w:themeColor="text1"/>
          </w:rPr>
          <m:t>s</m:t>
        </m:r>
      </m:oMath>
      <w:r w:rsidR="00747DDA" w:rsidRPr="003F3D90">
        <w:rPr>
          <w:rFonts w:eastAsia="SimSun"/>
          <w:color w:val="000000" w:themeColor="text1"/>
        </w:rPr>
        <w:t xml:space="preserve"> </w:t>
      </w:r>
      <w:r w:rsidRPr="003F3D90">
        <w:rPr>
          <w:rFonts w:eastAsia="SimSun"/>
          <w:color w:val="000000" w:themeColor="text1"/>
        </w:rPr>
        <w:t>is</w:t>
      </w:r>
      <w:r w:rsidR="00747DDA" w:rsidRPr="003F3D90">
        <w:rPr>
          <w:rFonts w:eastAsia="SimSun"/>
          <w:color w:val="000000" w:themeColor="text1"/>
        </w:rPr>
        <w:t xml:space="preserve"> </w:t>
      </w:r>
      <w:r w:rsidR="001F44DE" w:rsidRPr="003F3D90">
        <w:rPr>
          <w:rFonts w:eastAsia="SimSun"/>
          <w:color w:val="000000" w:themeColor="text1"/>
        </w:rPr>
        <w:t>the</w:t>
      </w:r>
      <w:r w:rsidR="00747DDA" w:rsidRPr="003F3D90">
        <w:rPr>
          <w:rFonts w:eastAsia="SimSun"/>
          <w:color w:val="000000" w:themeColor="text1"/>
        </w:rPr>
        <w:t xml:space="preserve"> observ</w:t>
      </w:r>
      <w:r w:rsidR="001F44DE" w:rsidRPr="003F3D90">
        <w:rPr>
          <w:rFonts w:eastAsia="SimSun"/>
          <w:color w:val="000000" w:themeColor="text1"/>
        </w:rPr>
        <w:t>ed</w:t>
      </w:r>
      <w:r w:rsidR="00747DDA" w:rsidRPr="003F3D90">
        <w:rPr>
          <w:rFonts w:eastAsia="SimSun"/>
          <w:color w:val="000000" w:themeColor="text1"/>
        </w:rPr>
        <w:t xml:space="preserve"> </w:t>
      </w:r>
      <w:r w:rsidRPr="003F3D90">
        <w:rPr>
          <w:rFonts w:eastAsia="SimSun"/>
          <w:color w:val="000000" w:themeColor="text1"/>
        </w:rPr>
        <w:t>tournament</w:t>
      </w:r>
      <w:r w:rsidR="00747DDA" w:rsidRPr="003F3D90">
        <w:rPr>
          <w:rFonts w:eastAsia="SimSun"/>
          <w:color w:val="000000" w:themeColor="text1"/>
        </w:rPr>
        <w:t xml:space="preserve"> state. </w:t>
      </w:r>
    </w:p>
    <w:p w14:paraId="77957E78" w14:textId="77777777" w:rsidR="00131A58" w:rsidRPr="003F3D90" w:rsidRDefault="007240BA" w:rsidP="00747DDA">
      <w:pPr>
        <w:pStyle w:val="NormalWeb"/>
        <w:spacing w:before="240" w:beforeAutospacing="0" w:after="240" w:afterAutospacing="0" w:line="360" w:lineRule="auto"/>
        <w:jc w:val="both"/>
        <w:rPr>
          <w:color w:val="000000" w:themeColor="text1"/>
        </w:rPr>
      </w:pPr>
      <w:r w:rsidRPr="003F3D90">
        <w:rPr>
          <w:color w:val="000000" w:themeColor="text1"/>
        </w:rPr>
        <w:t xml:space="preserve">Because effort is continuous and bounded, we parameterize the policy using </w:t>
      </w:r>
      <w:r w:rsidR="00747DDA" w:rsidRPr="003F3D90">
        <w:rPr>
          <w:color w:val="000000" w:themeColor="text1"/>
        </w:rPr>
        <w:t>a Beta distribution</w:t>
      </w:r>
      <w:r w:rsidRPr="003F3D90">
        <w:rPr>
          <w:color w:val="000000" w:themeColor="text1"/>
        </w:rPr>
        <w:t>. Specifically, the policy network outputs two positive shape parameters</w:t>
      </w:r>
      <w:r w:rsidR="001F44DE" w:rsidRPr="003F3D90">
        <w:rPr>
          <w:color w:val="000000" w:themeColor="text1"/>
        </w:rPr>
        <w:t>:</w:t>
      </w:r>
      <w:r w:rsidRPr="003F3D90">
        <w:rPr>
          <w:color w:val="000000" w:themeColor="text1"/>
        </w:rPr>
        <w:t xml:space="preserve"> </w:t>
      </w:r>
      <m:oMath>
        <m:sSub>
          <m:sSubPr>
            <m:ctrlPr>
              <w:rPr>
                <w:rFonts w:ascii="Cambria Math" w:hAnsi="Cambria Math"/>
                <w:color w:val="000000" w:themeColor="text1"/>
              </w:rPr>
            </m:ctrlPr>
          </m:sSubPr>
          <m:e>
            <m:r>
              <w:rPr>
                <w:rFonts w:ascii="Cambria Math" w:hAnsi="Cambria Math"/>
                <w:color w:val="000000" w:themeColor="text1"/>
              </w:rPr>
              <m:t>α</m:t>
            </m:r>
          </m:e>
          <m:sub>
            <m:sSub>
              <m:sSubPr>
                <m:ctrlPr>
                  <w:rPr>
                    <w:rFonts w:ascii="Cambria Math" w:hAnsi="Cambria Math"/>
                    <w:i/>
                    <w:color w:val="000000" w:themeColor="text1"/>
                  </w:rPr>
                </m:ctrlPr>
              </m:sSubPr>
              <m:e>
                <m:r>
                  <w:rPr>
                    <w:rFonts w:ascii="Cambria Math" w:hAnsi="Cambria Math"/>
                    <w:color w:val="000000" w:themeColor="text1"/>
                  </w:rPr>
                  <m:t>θ</m:t>
                </m:r>
              </m:e>
              <m:sub>
                <m:r>
                  <w:rPr>
                    <w:rFonts w:ascii="Cambria Math" w:hAnsi="Cambria Math"/>
                    <w:color w:val="000000" w:themeColor="text1"/>
                  </w:rPr>
                  <m:t>i</m:t>
                </m:r>
              </m:sub>
            </m:sSub>
          </m:sub>
        </m:sSub>
        <m:r>
          <w:rPr>
            <w:rFonts w:ascii="Cambria Math" w:hAnsi="Cambria Math"/>
            <w:color w:val="000000" w:themeColor="text1"/>
          </w:rPr>
          <m:t>(s)</m:t>
        </m:r>
      </m:oMath>
      <w:r w:rsidRPr="003F3D90">
        <w:rPr>
          <w:color w:val="000000" w:themeColor="text1"/>
        </w:rPr>
        <w:t xml:space="preserve"> and </w:t>
      </w:r>
      <m:oMath>
        <m:sSub>
          <m:sSubPr>
            <m:ctrlPr>
              <w:rPr>
                <w:rFonts w:ascii="Cambria Math" w:hAnsi="Cambria Math"/>
                <w:color w:val="000000" w:themeColor="text1"/>
              </w:rPr>
            </m:ctrlPr>
          </m:sSubPr>
          <m:e>
            <m:r>
              <w:rPr>
                <w:rFonts w:ascii="Cambria Math" w:hAnsi="Cambria Math"/>
                <w:color w:val="000000" w:themeColor="text1"/>
              </w:rPr>
              <m:t>β</m:t>
            </m:r>
          </m:e>
          <m:sub>
            <m:sSub>
              <m:sSubPr>
                <m:ctrlPr>
                  <w:rPr>
                    <w:rFonts w:ascii="Cambria Math" w:hAnsi="Cambria Math"/>
                    <w:i/>
                    <w:color w:val="000000" w:themeColor="text1"/>
                  </w:rPr>
                </m:ctrlPr>
              </m:sSubPr>
              <m:e>
                <m:r>
                  <w:rPr>
                    <w:rFonts w:ascii="Cambria Math" w:hAnsi="Cambria Math"/>
                    <w:color w:val="000000" w:themeColor="text1"/>
                  </w:rPr>
                  <m:t>θ</m:t>
                </m:r>
              </m:e>
              <m:sub>
                <m:r>
                  <w:rPr>
                    <w:rFonts w:ascii="Cambria Math" w:hAnsi="Cambria Math"/>
                    <w:color w:val="000000" w:themeColor="text1"/>
                  </w:rPr>
                  <m:t>i</m:t>
                </m:r>
              </m:sub>
            </m:sSub>
          </m:sub>
        </m:sSub>
        <m:r>
          <w:rPr>
            <w:rFonts w:ascii="Cambria Math" w:hAnsi="Cambria Math"/>
            <w:color w:val="000000" w:themeColor="text1"/>
          </w:rPr>
          <m:t>(s)</m:t>
        </m:r>
      </m:oMath>
      <w:r w:rsidRPr="003F3D90">
        <w:rPr>
          <w:color w:val="000000" w:themeColor="text1"/>
        </w:rPr>
        <w:t xml:space="preserve">, and the normalized action is sampled as </w:t>
      </w:r>
      <w:r w:rsidR="00EC2FFF" w:rsidRPr="003F3D90">
        <w:rPr>
          <w:color w:val="000000" w:themeColor="text1"/>
        </w:rPr>
        <w:t xml:space="preserve"> </w:t>
      </w:r>
    </w:p>
    <w:p w14:paraId="50D87A84" w14:textId="78FAAD47" w:rsidR="00131A58" w:rsidRPr="003F3D90" w:rsidRDefault="00000000" w:rsidP="00E1316F">
      <w:pPr>
        <w:pStyle w:val="NormalWeb"/>
        <w:spacing w:before="240" w:beforeAutospacing="0" w:after="240" w:afterAutospacing="0" w:line="360" w:lineRule="auto"/>
        <w:jc w:val="center"/>
        <w:rPr>
          <w:color w:val="000000" w:themeColor="text1"/>
        </w:rPr>
      </w:pPr>
      <m:oMath>
        <m:sSub>
          <m:sSubPr>
            <m:ctrlPr>
              <w:rPr>
                <w:rFonts w:ascii="Cambria Math" w:hAnsi="Cambria Math"/>
                <w:i/>
                <w:color w:val="000000" w:themeColor="text1"/>
              </w:rPr>
            </m:ctrlPr>
          </m:sSubPr>
          <m:e>
            <m:r>
              <w:rPr>
                <w:rFonts w:ascii="Cambria Math" w:hAnsi="Cambria Math"/>
                <w:color w:val="000000" w:themeColor="text1"/>
              </w:rPr>
              <m:t>a</m:t>
            </m:r>
          </m:e>
          <m:sub>
            <m:r>
              <w:rPr>
                <w:rFonts w:ascii="Cambria Math" w:hAnsi="Cambria Math"/>
                <w:color w:val="000000" w:themeColor="text1"/>
              </w:rPr>
              <m:t>i</m:t>
            </m:r>
          </m:sub>
        </m:sSub>
        <m:r>
          <w:rPr>
            <w:rFonts w:ascii="Cambria Math" w:hAnsi="Cambria Math"/>
            <w:color w:val="000000" w:themeColor="text1"/>
          </w:rPr>
          <m:t>∼</m:t>
        </m:r>
        <m:r>
          <m:rPr>
            <m:nor/>
          </m:rPr>
          <w:rPr>
            <w:color w:val="000000" w:themeColor="text1"/>
          </w:rPr>
          <m:t>Beta</m:t>
        </m:r>
        <m: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α</m:t>
            </m:r>
          </m:e>
          <m:sub>
            <m:sSub>
              <m:sSubPr>
                <m:ctrlPr>
                  <w:rPr>
                    <w:rFonts w:ascii="Cambria Math" w:hAnsi="Cambria Math"/>
                    <w:i/>
                    <w:color w:val="000000" w:themeColor="text1"/>
                  </w:rPr>
                </m:ctrlPr>
              </m:sSubPr>
              <m:e>
                <m:r>
                  <w:rPr>
                    <w:rFonts w:ascii="Cambria Math" w:hAnsi="Cambria Math"/>
                    <w:color w:val="000000" w:themeColor="text1"/>
                  </w:rPr>
                  <m:t>θ</m:t>
                </m:r>
              </m:e>
              <m:sub>
                <m:r>
                  <w:rPr>
                    <w:rFonts w:ascii="Cambria Math" w:hAnsi="Cambria Math"/>
                    <w:color w:val="000000" w:themeColor="text1"/>
                  </w:rPr>
                  <m:t>i</m:t>
                </m:r>
              </m:sub>
            </m:sSub>
          </m:sub>
        </m:sSub>
        <m:r>
          <w:rPr>
            <w:rFonts w:ascii="Cambria Math" w:hAnsi="Cambria Math"/>
            <w:color w:val="000000" w:themeColor="text1"/>
          </w:rPr>
          <m:t>(s),</m:t>
        </m:r>
        <m:sSub>
          <m:sSubPr>
            <m:ctrlPr>
              <w:rPr>
                <w:rFonts w:ascii="Cambria Math" w:hAnsi="Cambria Math"/>
                <w:color w:val="000000" w:themeColor="text1"/>
              </w:rPr>
            </m:ctrlPr>
          </m:sSubPr>
          <m:e>
            <m:r>
              <w:rPr>
                <w:rFonts w:ascii="Cambria Math" w:hAnsi="Cambria Math"/>
                <w:color w:val="000000" w:themeColor="text1"/>
              </w:rPr>
              <m:t>β</m:t>
            </m:r>
          </m:e>
          <m:sub>
            <m:sSub>
              <m:sSubPr>
                <m:ctrlPr>
                  <w:rPr>
                    <w:rFonts w:ascii="Cambria Math" w:hAnsi="Cambria Math"/>
                    <w:i/>
                    <w:color w:val="000000" w:themeColor="text1"/>
                  </w:rPr>
                </m:ctrlPr>
              </m:sSubPr>
              <m:e>
                <m:r>
                  <w:rPr>
                    <w:rFonts w:ascii="Cambria Math" w:hAnsi="Cambria Math"/>
                    <w:color w:val="000000" w:themeColor="text1"/>
                  </w:rPr>
                  <m:t>θ</m:t>
                </m:r>
              </m:e>
              <m:sub>
                <m:r>
                  <w:rPr>
                    <w:rFonts w:ascii="Cambria Math" w:hAnsi="Cambria Math"/>
                    <w:color w:val="000000" w:themeColor="text1"/>
                  </w:rPr>
                  <m:t>i</m:t>
                </m:r>
              </m:sub>
            </m:sSub>
          </m:sub>
        </m:sSub>
        <m:r>
          <w:rPr>
            <w:rFonts w:ascii="Cambria Math" w:hAnsi="Cambria Math"/>
            <w:color w:val="000000" w:themeColor="text1"/>
          </w:rPr>
          <m:t>(s))</m:t>
        </m:r>
      </m:oMath>
      <w:r w:rsidR="00EC2FFF" w:rsidRPr="003F3D90">
        <w:rPr>
          <w:color w:val="000000" w:themeColor="text1"/>
        </w:rPr>
        <w:t>,</w:t>
      </w:r>
    </w:p>
    <w:p w14:paraId="79A3F343" w14:textId="0CF3613E" w:rsidR="00EC2FFF" w:rsidRPr="003F3D90" w:rsidRDefault="00747DDA" w:rsidP="00747DDA">
      <w:pPr>
        <w:pStyle w:val="NormalWeb"/>
        <w:spacing w:before="240" w:beforeAutospacing="0" w:after="240" w:afterAutospacing="0" w:line="360" w:lineRule="auto"/>
        <w:jc w:val="both"/>
        <w:rPr>
          <w:color w:val="000000" w:themeColor="text1"/>
        </w:rPr>
      </w:pPr>
      <w:r w:rsidRPr="003F3D90">
        <w:t xml:space="preserve">where </w:t>
      </w:r>
      <m:oMath>
        <m:sSub>
          <m:sSubPr>
            <m:ctrlPr>
              <w:rPr>
                <w:rFonts w:ascii="Cambria Math" w:hAnsi="Cambria Math"/>
                <w:i/>
                <w:color w:val="000000" w:themeColor="text1"/>
              </w:rPr>
            </m:ctrlPr>
          </m:sSubPr>
          <m:e>
            <m:r>
              <w:rPr>
                <w:rFonts w:ascii="Cambria Math" w:hAnsi="Cambria Math"/>
                <w:color w:val="000000" w:themeColor="text1"/>
              </w:rPr>
              <m:t>a</m:t>
            </m:r>
          </m:e>
          <m:sub>
            <m:r>
              <w:rPr>
                <w:rFonts w:ascii="Cambria Math" w:hAnsi="Cambria Math"/>
                <w:color w:val="000000" w:themeColor="text1"/>
              </w:rPr>
              <m:t>i</m:t>
            </m:r>
          </m:sub>
        </m:sSub>
        <m:r>
          <w:rPr>
            <w:rFonts w:ascii="Cambria Math" w:hAnsi="Cambria Math"/>
            <w:color w:val="000000" w:themeColor="text1"/>
          </w:rPr>
          <m:t>∈[0,1]</m:t>
        </m:r>
      </m:oMath>
      <w:r w:rsidR="00F73DDF" w:rsidRPr="003F3D90">
        <w:rPr>
          <w:color w:val="000000" w:themeColor="text1"/>
        </w:rPr>
        <w:t xml:space="preserve">. </w:t>
      </w:r>
      <w:r w:rsidRPr="003F3D90">
        <w:rPr>
          <w:color w:val="000000" w:themeColor="text1"/>
        </w:rPr>
        <w:t xml:space="preserve">The sampled action is </w:t>
      </w:r>
      <w:r w:rsidR="00EC2FFF" w:rsidRPr="003F3D90">
        <w:rPr>
          <w:color w:val="000000" w:themeColor="text1"/>
        </w:rPr>
        <w:t xml:space="preserve">then </w:t>
      </w:r>
      <w:r w:rsidR="009A43F5" w:rsidRPr="003F3D90">
        <w:rPr>
          <w:color w:val="000000" w:themeColor="text1"/>
        </w:rPr>
        <w:t>mapped</w:t>
      </w:r>
      <w:r w:rsidRPr="003F3D90">
        <w:rPr>
          <w:color w:val="000000" w:themeColor="text1"/>
        </w:rPr>
        <w:t xml:space="preserve"> to a feasible effort level </w:t>
      </w:r>
      <w:r w:rsidR="00F73DDF" w:rsidRPr="003F3D90">
        <w:rPr>
          <w:color w:val="000000" w:themeColor="text1"/>
        </w:rPr>
        <w:t>through an</w:t>
      </w:r>
      <w:r w:rsidRPr="003F3D90">
        <w:rPr>
          <w:color w:val="000000" w:themeColor="text1"/>
        </w:rPr>
        <w:t xml:space="preserve"> affine </w:t>
      </w:r>
      <w:r w:rsidR="009A43F5" w:rsidRPr="003F3D90">
        <w:rPr>
          <w:color w:val="000000" w:themeColor="text1"/>
        </w:rPr>
        <w:t>transformation</w:t>
      </w:r>
      <w:r w:rsidRPr="003F3D90">
        <w:rPr>
          <w:color w:val="000000" w:themeColor="text1"/>
        </w:rPr>
        <w:t>:</w:t>
      </w:r>
      <w:r w:rsidR="00A83B7D" w:rsidRPr="003F3D90">
        <w:rPr>
          <w:color w:val="000000" w:themeColor="text1"/>
        </w:rPr>
        <w:t xml:space="preserve"> </w:t>
      </w:r>
    </w:p>
    <w:p w14:paraId="337F7CE3" w14:textId="0A6C416D" w:rsidR="00EC2FFF" w:rsidRPr="003F3D90" w:rsidRDefault="00000000" w:rsidP="00EC2FFF">
      <w:pPr>
        <w:pStyle w:val="NormalWeb"/>
        <w:spacing w:before="240" w:beforeAutospacing="0" w:after="240" w:afterAutospacing="0" w:line="360" w:lineRule="auto"/>
        <w:jc w:val="center"/>
        <w:rPr>
          <w:color w:val="000000" w:themeColor="text1"/>
        </w:rPr>
      </w:pPr>
      <m:oMath>
        <m:sSub>
          <m:sSubPr>
            <m:ctrlPr>
              <w:rPr>
                <w:rFonts w:ascii="Cambria Math" w:hAnsi="Cambria Math"/>
                <w:i/>
                <w:color w:val="000000" w:themeColor="text1"/>
              </w:rPr>
            </m:ctrlPr>
          </m:sSubPr>
          <m:e>
            <m:r>
              <w:rPr>
                <w:rFonts w:ascii="Cambria Math" w:hAnsi="Cambria Math"/>
                <w:color w:val="000000" w:themeColor="text1"/>
              </w:rPr>
              <m:t>e</m:t>
            </m:r>
          </m:e>
          <m:sub>
            <m:r>
              <w:rPr>
                <w:rFonts w:ascii="Cambria Math" w:hAnsi="Cambria Math"/>
                <w:color w:val="000000" w:themeColor="text1"/>
              </w:rPr>
              <m:t>i</m:t>
            </m:r>
          </m:sub>
        </m:sSub>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a</m:t>
            </m:r>
          </m:e>
          <m:sub>
            <m:r>
              <w:rPr>
                <w:rFonts w:ascii="Cambria Math" w:hAnsi="Cambria Math"/>
                <w:color w:val="000000" w:themeColor="text1"/>
              </w:rPr>
              <m:t>i</m:t>
            </m:r>
          </m:sub>
        </m:sSub>
        <m: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e</m:t>
            </m:r>
          </m:e>
          <m:sub>
            <m:r>
              <m:rPr>
                <m:sty m:val="p"/>
              </m:rPr>
              <w:rPr>
                <w:rFonts w:ascii="Cambria Math" w:hAnsi="Cambria Math"/>
                <w:color w:val="000000" w:themeColor="text1"/>
              </w:rPr>
              <m:t>max</m:t>
            </m:r>
          </m:sub>
        </m:sSub>
        <m: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e</m:t>
            </m:r>
          </m:e>
          <m:sub>
            <m:r>
              <m:rPr>
                <m:sty m:val="p"/>
              </m:rPr>
              <w:rPr>
                <w:rFonts w:ascii="Cambria Math" w:hAnsi="Cambria Math"/>
                <w:color w:val="000000" w:themeColor="text1"/>
              </w:rPr>
              <m:t>min</m:t>
            </m:r>
          </m:sub>
        </m:sSub>
        <m: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e</m:t>
            </m:r>
          </m:e>
          <m:sub>
            <m:r>
              <m:rPr>
                <m:sty m:val="p"/>
              </m:rPr>
              <w:rPr>
                <w:rFonts w:ascii="Cambria Math" w:hAnsi="Cambria Math"/>
                <w:color w:val="000000" w:themeColor="text1"/>
              </w:rPr>
              <m:t>min</m:t>
            </m:r>
          </m:sub>
        </m:sSub>
      </m:oMath>
      <w:r w:rsidR="009A43F5" w:rsidRPr="003F3D90">
        <w:rPr>
          <w:color w:val="000000" w:themeColor="text1"/>
        </w:rPr>
        <w:t>,</w:t>
      </w:r>
    </w:p>
    <w:p w14:paraId="2CBC5E60" w14:textId="77777777" w:rsidR="00F73DDF" w:rsidRPr="003F3D90" w:rsidRDefault="00F73DDF" w:rsidP="00747DDA">
      <w:pPr>
        <w:pStyle w:val="NormalWeb"/>
        <w:spacing w:before="240" w:beforeAutospacing="0" w:after="240" w:afterAutospacing="0" w:line="360" w:lineRule="auto"/>
        <w:jc w:val="both"/>
        <w:rPr>
          <w:color w:val="000000" w:themeColor="text1"/>
        </w:rPr>
      </w:pPr>
      <w:r w:rsidRPr="003F3D90">
        <w:rPr>
          <w:color w:val="000000" w:themeColor="text1"/>
        </w:rPr>
        <w:t>This mapping guarantees that</w:t>
      </w:r>
      <w:r w:rsidR="00747DDA" w:rsidRPr="003F3D90">
        <w:rPr>
          <w:color w:val="000000" w:themeColor="text1"/>
        </w:rPr>
        <w:t xml:space="preserve"> </w:t>
      </w:r>
      <m:oMath>
        <m:sSub>
          <m:sSubPr>
            <m:ctrlPr>
              <w:rPr>
                <w:rFonts w:ascii="Cambria Math" w:hAnsi="Cambria Math"/>
                <w:color w:val="000000" w:themeColor="text1"/>
              </w:rPr>
            </m:ctrlPr>
          </m:sSubPr>
          <m:e>
            <m:r>
              <w:rPr>
                <w:rFonts w:ascii="Cambria Math" w:hAnsi="Cambria Math"/>
                <w:color w:val="000000" w:themeColor="text1"/>
              </w:rPr>
              <m:t>e</m:t>
            </m:r>
          </m:e>
          <m:sub>
            <m:r>
              <w:rPr>
                <w:rFonts w:ascii="Cambria Math" w:hAnsi="Cambria Math"/>
                <w:color w:val="000000" w:themeColor="text1"/>
              </w:rPr>
              <m:t>i</m:t>
            </m:r>
          </m:sub>
        </m:sSub>
        <m: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e</m:t>
            </m:r>
          </m:e>
          <m:sub>
            <m:r>
              <m:rPr>
                <m:sty m:val="p"/>
              </m:rPr>
              <w:rPr>
                <w:rFonts w:ascii="Cambria Math" w:hAnsi="Cambria Math"/>
                <w:color w:val="000000" w:themeColor="text1"/>
              </w:rPr>
              <m:t>min</m:t>
            </m:r>
          </m:sub>
        </m:sSub>
        <m: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e</m:t>
            </m:r>
          </m:e>
          <m:sub>
            <m:r>
              <m:rPr>
                <m:sty m:val="p"/>
              </m:rPr>
              <w:rPr>
                <w:rFonts w:ascii="Cambria Math" w:hAnsi="Cambria Math"/>
                <w:color w:val="000000" w:themeColor="text1"/>
              </w:rPr>
              <m:t>max</m:t>
            </m:r>
          </m:sub>
        </m:sSub>
        <m:r>
          <w:rPr>
            <w:rFonts w:ascii="Cambria Math" w:hAnsi="Cambria Math"/>
            <w:color w:val="000000" w:themeColor="text1"/>
          </w:rPr>
          <m:t>]</m:t>
        </m:r>
      </m:oMath>
      <w:r w:rsidR="00747DDA" w:rsidRPr="003F3D90">
        <w:rPr>
          <w:color w:val="000000" w:themeColor="text1"/>
        </w:rPr>
        <w:t>.</w:t>
      </w:r>
    </w:p>
    <w:p w14:paraId="3365B9FF" w14:textId="64FD0EDE" w:rsidR="00750333" w:rsidRPr="003F3D90" w:rsidRDefault="00750333" w:rsidP="00747DDA">
      <w:pPr>
        <w:pStyle w:val="NormalWeb"/>
        <w:spacing w:before="240" w:beforeAutospacing="0" w:after="240" w:afterAutospacing="0" w:line="360" w:lineRule="auto"/>
        <w:jc w:val="both"/>
        <w:rPr>
          <w:color w:val="000000" w:themeColor="text1"/>
        </w:rPr>
      </w:pPr>
      <w:r w:rsidRPr="003F3D90">
        <w:t>The Beta policy is well suited to this setting because it defines a flexible distribution over bounded continuous actions. It can represent near-deterministic effort choices when the distribution becomes concentrated, while still maintaining stochastic exploration during training.</w:t>
      </w:r>
    </w:p>
    <w:p w14:paraId="213BE901" w14:textId="24271B79" w:rsidR="00747DDA" w:rsidRPr="003F3D90" w:rsidRDefault="00F73DDF" w:rsidP="00747DDA">
      <w:pPr>
        <w:pStyle w:val="NormalWeb"/>
        <w:spacing w:before="240" w:beforeAutospacing="0" w:after="240" w:afterAutospacing="0" w:line="360" w:lineRule="auto"/>
        <w:jc w:val="both"/>
        <w:rPr>
          <w:b/>
          <w:bCs/>
          <w:color w:val="000000" w:themeColor="text1"/>
        </w:rPr>
      </w:pPr>
      <w:r w:rsidRPr="003F3D90">
        <w:rPr>
          <w:b/>
          <w:bCs/>
          <w:color w:val="000000" w:themeColor="text1"/>
        </w:rPr>
        <w:t>III. Tournament Outcome and Reward Assignment</w:t>
      </w:r>
      <w:r w:rsidR="00EC2FFF" w:rsidRPr="003F3D90">
        <w:rPr>
          <w:b/>
          <w:bCs/>
          <w:color w:val="000000" w:themeColor="text1"/>
        </w:rPr>
        <w:tab/>
      </w:r>
      <w:r w:rsidR="00EC2FFF" w:rsidRPr="003F3D90">
        <w:rPr>
          <w:b/>
          <w:bCs/>
          <w:color w:val="000000" w:themeColor="text1"/>
        </w:rPr>
        <w:tab/>
      </w:r>
      <w:r w:rsidR="00EC2FFF" w:rsidRPr="003F3D90">
        <w:rPr>
          <w:b/>
          <w:bCs/>
          <w:color w:val="000000" w:themeColor="text1"/>
        </w:rPr>
        <w:tab/>
      </w:r>
    </w:p>
    <w:p w14:paraId="7A9F6163" w14:textId="07BEA35C" w:rsidR="00EC2FFF" w:rsidRPr="003F3D90" w:rsidRDefault="00747DDA" w:rsidP="00747DDA">
      <w:pPr>
        <w:pStyle w:val="NormalWeb"/>
        <w:spacing w:before="240" w:beforeAutospacing="0" w:after="240" w:afterAutospacing="0" w:line="360" w:lineRule="auto"/>
        <w:jc w:val="both"/>
        <w:rPr>
          <w:color w:val="000000" w:themeColor="text1"/>
        </w:rPr>
      </w:pPr>
      <w:r w:rsidRPr="003F3D90">
        <w:rPr>
          <w:color w:val="000000" w:themeColor="text1"/>
        </w:rPr>
        <w:lastRenderedPageBreak/>
        <w:t xml:space="preserve">In each </w:t>
      </w:r>
      <w:r w:rsidR="00BB3FB0" w:rsidRPr="003F3D90">
        <w:rPr>
          <w:color w:val="000000" w:themeColor="text1"/>
        </w:rPr>
        <w:t>one-</w:t>
      </w:r>
      <w:r w:rsidR="00EC2FFF" w:rsidRPr="003F3D90">
        <w:rPr>
          <w:color w:val="000000" w:themeColor="text1"/>
        </w:rPr>
        <w:t>step</w:t>
      </w:r>
      <w:r w:rsidR="00BB3FB0" w:rsidRPr="003F3D90">
        <w:rPr>
          <w:color w:val="000000" w:themeColor="text1"/>
        </w:rPr>
        <w:t xml:space="preserve"> tournament</w:t>
      </w:r>
      <w:r w:rsidR="00750333" w:rsidRPr="003F3D90">
        <w:rPr>
          <w:color w:val="000000" w:themeColor="text1"/>
        </w:rPr>
        <w:t xml:space="preserve"> episode</w:t>
      </w:r>
      <w:r w:rsidRPr="003F3D90">
        <w:rPr>
          <w:color w:val="000000" w:themeColor="text1"/>
        </w:rPr>
        <w:t xml:space="preserve">, </w:t>
      </w:r>
      <w:r w:rsidR="00750333" w:rsidRPr="003F3D90">
        <w:rPr>
          <w:color w:val="000000" w:themeColor="text1"/>
        </w:rPr>
        <w:t xml:space="preserve">players choose their effort levels simultaneously.  Given effort </w:t>
      </w:r>
      <m:oMath>
        <m:sSub>
          <m:sSubPr>
            <m:ctrlPr>
              <w:rPr>
                <w:rFonts w:ascii="Cambria Math" w:hAnsi="Cambria Math"/>
                <w:color w:val="000000" w:themeColor="text1"/>
              </w:rPr>
            </m:ctrlPr>
          </m:sSubPr>
          <m:e>
            <m:r>
              <w:rPr>
                <w:rFonts w:ascii="Cambria Math" w:hAnsi="Cambria Math"/>
                <w:color w:val="000000" w:themeColor="text1"/>
              </w:rPr>
              <m:t>e</m:t>
            </m:r>
          </m:e>
          <m:sub>
            <m:r>
              <w:rPr>
                <w:rFonts w:ascii="Cambria Math" w:hAnsi="Cambria Math"/>
                <w:color w:val="000000" w:themeColor="text1"/>
              </w:rPr>
              <m:t>i</m:t>
            </m:r>
          </m:sub>
        </m:sSub>
      </m:oMath>
      <w:r w:rsidR="00750333" w:rsidRPr="003F3D90">
        <w:rPr>
          <w:color w:val="000000" w:themeColor="text1"/>
        </w:rPr>
        <w:t xml:space="preserve">, </w:t>
      </w:r>
      <w:r w:rsidRPr="003F3D90">
        <w:rPr>
          <w:color w:val="000000" w:themeColor="text1"/>
        </w:rPr>
        <w:t>the environment generate</w:t>
      </w:r>
      <w:r w:rsidR="00750333" w:rsidRPr="003F3D90">
        <w:rPr>
          <w:color w:val="000000" w:themeColor="text1"/>
        </w:rPr>
        <w:t>s a noisy</w:t>
      </w:r>
      <w:r w:rsidRPr="003F3D90">
        <w:rPr>
          <w:color w:val="000000" w:themeColor="text1"/>
        </w:rPr>
        <w:t xml:space="preserve"> </w:t>
      </w:r>
      <w:r w:rsidR="009A43F5" w:rsidRPr="003F3D90">
        <w:rPr>
          <w:color w:val="000000" w:themeColor="text1"/>
        </w:rPr>
        <w:t>performance</w:t>
      </w:r>
      <w:r w:rsidR="00EC2FFF" w:rsidRPr="003F3D90">
        <w:rPr>
          <w:color w:val="000000" w:themeColor="text1"/>
        </w:rPr>
        <w:t xml:space="preserve"> outcome,</w:t>
      </w:r>
    </w:p>
    <w:p w14:paraId="656F58E8" w14:textId="63073FD9" w:rsidR="00EC2FFF" w:rsidRPr="003F3D90" w:rsidRDefault="00000000" w:rsidP="003E38EF">
      <w:pPr>
        <w:pStyle w:val="NormalWeb"/>
        <w:spacing w:before="240" w:beforeAutospacing="0" w:after="240" w:afterAutospacing="0" w:line="360" w:lineRule="auto"/>
        <w:jc w:val="right"/>
        <w:rPr>
          <w:color w:val="000000" w:themeColor="text1"/>
        </w:rPr>
      </w:pPr>
      <m:oMath>
        <m:sSub>
          <m:sSubPr>
            <m:ctrlPr>
              <w:rPr>
                <w:rFonts w:ascii="Cambria Math" w:hAnsi="Cambria Math"/>
                <w:color w:val="000000" w:themeColor="text1"/>
              </w:rPr>
            </m:ctrlPr>
          </m:sSubPr>
          <m:e>
            <m:r>
              <w:rPr>
                <w:rFonts w:ascii="Cambria Math" w:hAnsi="Cambria Math"/>
                <w:color w:val="000000" w:themeColor="text1"/>
              </w:rPr>
              <m:t>y</m:t>
            </m:r>
          </m:e>
          <m:sub>
            <m:r>
              <w:rPr>
                <w:rFonts w:ascii="Cambria Math" w:hAnsi="Cambria Math"/>
                <w:color w:val="000000" w:themeColor="text1"/>
              </w:rPr>
              <m:t>i</m:t>
            </m:r>
          </m:sub>
        </m:sSub>
        <m: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e</m:t>
            </m:r>
          </m:e>
          <m:sub>
            <m:r>
              <w:rPr>
                <w:rFonts w:ascii="Cambria Math" w:hAnsi="Cambria Math"/>
                <w:color w:val="000000" w:themeColor="text1"/>
              </w:rPr>
              <m:t>i</m:t>
            </m:r>
          </m:sub>
        </m:sSub>
        <m: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ε</m:t>
            </m:r>
          </m:e>
          <m:sub>
            <m:r>
              <w:rPr>
                <w:rFonts w:ascii="Cambria Math" w:hAnsi="Cambria Math"/>
                <w:color w:val="000000" w:themeColor="text1"/>
              </w:rPr>
              <m:t>i</m:t>
            </m:r>
          </m:sub>
        </m:sSub>
        <m: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ε</m:t>
            </m:r>
          </m:e>
          <m:sub>
            <m:r>
              <w:rPr>
                <w:rFonts w:ascii="Cambria Math" w:hAnsi="Cambria Math"/>
                <w:color w:val="000000" w:themeColor="text1"/>
              </w:rPr>
              <m:t>i</m:t>
            </m:r>
          </m:sub>
        </m:sSub>
        <m:r>
          <w:rPr>
            <w:rFonts w:ascii="Cambria Math" w:hAnsi="Cambria Math"/>
            <w:color w:val="000000" w:themeColor="text1"/>
          </w:rPr>
          <m:t>∼U[-q,q]</m:t>
        </m:r>
        <m:r>
          <w:del w:id="5" w:author="Hua Chen" w:date="2025-11-29T21:23:00Z" w16du:dateUtc="2025-11-30T02:23:00Z">
            <w:rPr>
              <w:rFonts w:ascii="Cambria Math" w:hAnsi="Cambria Math"/>
              <w:color w:val="000000" w:themeColor="text1"/>
            </w:rPr>
            <m:t>)</m:t>
          </w:del>
        </m:r>
      </m:oMath>
      <w:r w:rsidR="00747DDA" w:rsidRPr="003F3D90">
        <w:rPr>
          <w:color w:val="000000" w:themeColor="text1"/>
        </w:rPr>
        <w:t>.</w:t>
      </w:r>
      <w:r w:rsidR="003E38EF">
        <w:rPr>
          <w:color w:val="000000" w:themeColor="text1"/>
        </w:rPr>
        <w:t xml:space="preserve">                                                    (6)</w:t>
      </w:r>
    </w:p>
    <w:p w14:paraId="7D08AF31" w14:textId="42923207" w:rsidR="00747DDA" w:rsidRPr="003F3D90" w:rsidRDefault="00750333" w:rsidP="00747DDA">
      <w:pPr>
        <w:pStyle w:val="NormalWeb"/>
        <w:spacing w:before="240" w:beforeAutospacing="0" w:after="240" w:afterAutospacing="0" w:line="360" w:lineRule="auto"/>
        <w:jc w:val="both"/>
        <w:rPr>
          <w:color w:val="000000" w:themeColor="text1"/>
        </w:rPr>
      </w:pPr>
      <w:r w:rsidRPr="003F3D90">
        <w:rPr>
          <w:color w:val="000000" w:themeColor="text1"/>
        </w:rPr>
        <w:t xml:space="preserve">The realized performances are then jointly ranked. In the two-player case, player </w:t>
      </w:r>
      <m:oMath>
        <m:r>
          <w:rPr>
            <w:rFonts w:ascii="Cambria Math" w:hAnsi="Cambria Math"/>
            <w:color w:val="000000" w:themeColor="text1"/>
          </w:rPr>
          <m:t>i</m:t>
        </m:r>
      </m:oMath>
      <w:r w:rsidRPr="003F3D90">
        <w:rPr>
          <w:color w:val="000000" w:themeColor="text1"/>
        </w:rPr>
        <w:t>’s reward is given by</w:t>
      </w:r>
      <w:r w:rsidR="00747DDA" w:rsidRPr="003F3D90">
        <w:rPr>
          <w:color w:val="000000" w:themeColor="text1"/>
        </w:rPr>
        <w:t>:</w:t>
      </w:r>
    </w:p>
    <w:p w14:paraId="5135ED8D" w14:textId="55A048ED" w:rsidR="00747DDA" w:rsidRPr="003F3D90" w:rsidRDefault="00000000" w:rsidP="00EC2FFF">
      <w:pPr>
        <w:spacing w:before="240" w:after="240" w:line="360" w:lineRule="auto"/>
        <w:jc w:val="right"/>
        <w:rPr>
          <w:color w:val="000000" w:themeColor="text1"/>
        </w:rPr>
      </w:pPr>
      <m:oMath>
        <m:sSub>
          <m:sSubPr>
            <m:ctrlPr>
              <w:rPr>
                <w:rFonts w:ascii="Cambria Math" w:hAnsi="Cambria Math"/>
                <w:color w:val="000000" w:themeColor="text1"/>
              </w:rPr>
            </m:ctrlPr>
          </m:sSubPr>
          <m:e>
            <m:r>
              <w:rPr>
                <w:rFonts w:ascii="Cambria Math" w:hAnsi="Cambria Math"/>
                <w:color w:val="000000" w:themeColor="text1"/>
              </w:rPr>
              <m:t>r</m:t>
            </m:r>
          </m:e>
          <m:sub>
            <m:r>
              <w:rPr>
                <w:rFonts w:ascii="Cambria Math" w:hAnsi="Cambria Math"/>
                <w:color w:val="000000" w:themeColor="text1"/>
              </w:rPr>
              <m:t>i</m:t>
            </m:r>
          </m:sub>
        </m:sSub>
        <m:r>
          <w:rPr>
            <w:rFonts w:ascii="Cambria Math" w:hAnsi="Cambria Math"/>
            <w:color w:val="000000" w:themeColor="text1"/>
          </w:rPr>
          <m:t>=</m:t>
        </m:r>
        <m:d>
          <m:dPr>
            <m:begChr m:val="{"/>
            <m:endChr m:val=""/>
            <m:ctrlPr>
              <w:rPr>
                <w:rFonts w:ascii="Cambria Math" w:hAnsi="Cambria Math"/>
                <w:color w:val="000000" w:themeColor="text1"/>
              </w:rPr>
            </m:ctrlPr>
          </m:dPr>
          <m:e>
            <m:m>
              <m:mPr>
                <m:plcHide m:val="1"/>
                <m:mcs>
                  <m:mc>
                    <m:mcPr>
                      <m:count m:val="2"/>
                      <m:mcJc m:val="center"/>
                    </m:mcPr>
                  </m:mc>
                </m:mcs>
                <m:ctrlPr>
                  <w:rPr>
                    <w:rFonts w:ascii="Cambria Math" w:hAnsi="Cambria Math"/>
                    <w:color w:val="000000" w:themeColor="text1"/>
                  </w:rPr>
                </m:ctrlPr>
              </m:mPr>
              <m:mr>
                <m:e>
                  <m:sSub>
                    <m:sSubPr>
                      <m:ctrlPr>
                        <w:rPr>
                          <w:rFonts w:ascii="Cambria Math" w:hAnsi="Cambria Math"/>
                          <w:i/>
                        </w:rPr>
                      </m:ctrlPr>
                    </m:sSubPr>
                    <m:e>
                      <m:r>
                        <w:rPr>
                          <w:rFonts w:ascii="Cambria Math" w:hAnsi="Cambria Math"/>
                        </w:rPr>
                        <m:t>w</m:t>
                      </m:r>
                    </m:e>
                    <m:sub>
                      <m:r>
                        <w:rPr>
                          <w:rFonts w:ascii="Cambria Math" w:hAnsi="Cambria Math"/>
                        </w:rPr>
                        <m:t>H</m:t>
                      </m:r>
                    </m:sub>
                  </m:sSub>
                  <m:r>
                    <w:rPr>
                      <w:rFonts w:ascii="Cambria Math" w:hAnsi="Cambria Math"/>
                      <w:color w:val="000000" w:themeColor="text1"/>
                    </w:rPr>
                    <m:t>-k</m:t>
                  </m:r>
                  <m:sSubSup>
                    <m:sSubSupPr>
                      <m:ctrlPr>
                        <w:rPr>
                          <w:rFonts w:ascii="Cambria Math" w:hAnsi="Cambria Math"/>
                          <w:color w:val="000000" w:themeColor="text1"/>
                        </w:rPr>
                      </m:ctrlPr>
                    </m:sSubSupPr>
                    <m:e>
                      <m:r>
                        <w:rPr>
                          <w:rFonts w:ascii="Cambria Math" w:hAnsi="Cambria Math"/>
                          <w:color w:val="000000" w:themeColor="text1"/>
                        </w:rPr>
                        <m:t>e</m:t>
                      </m:r>
                    </m:e>
                    <m:sub>
                      <m:r>
                        <w:rPr>
                          <w:rFonts w:ascii="Cambria Math" w:hAnsi="Cambria Math"/>
                          <w:color w:val="000000" w:themeColor="text1"/>
                        </w:rPr>
                        <m:t>i</m:t>
                      </m:r>
                    </m:sub>
                    <m:sup>
                      <m:r>
                        <w:rPr>
                          <w:rFonts w:ascii="Cambria Math" w:hAnsi="Cambria Math"/>
                          <w:color w:val="000000" w:themeColor="text1"/>
                        </w:rPr>
                        <m:t>2</m:t>
                      </m:r>
                    </m:sup>
                  </m:sSubSup>
                  <m:r>
                    <w:rPr>
                      <w:rFonts w:ascii="Cambria Math" w:hAnsi="Cambria Math"/>
                      <w:color w:val="000000" w:themeColor="text1"/>
                    </w:rPr>
                    <m:t>,</m:t>
                  </m:r>
                </m:e>
                <m:e>
                  <m:r>
                    <w:rPr>
                      <w:rFonts w:ascii="Cambria Math" w:hAnsi="Cambria Math"/>
                      <w:color w:val="000000" w:themeColor="text1"/>
                    </w:rPr>
                    <m:t xml:space="preserve">if </m:t>
                  </m:r>
                  <m:sSub>
                    <m:sSubPr>
                      <m:ctrlPr>
                        <w:rPr>
                          <w:rFonts w:ascii="Cambria Math" w:hAnsi="Cambria Math"/>
                          <w:color w:val="000000" w:themeColor="text1"/>
                        </w:rPr>
                      </m:ctrlPr>
                    </m:sSubPr>
                    <m:e>
                      <m:r>
                        <w:rPr>
                          <w:rFonts w:ascii="Cambria Math" w:hAnsi="Cambria Math"/>
                          <w:color w:val="000000" w:themeColor="text1"/>
                        </w:rPr>
                        <m:t>y</m:t>
                      </m:r>
                    </m:e>
                    <m:sub>
                      <m:r>
                        <w:rPr>
                          <w:rFonts w:ascii="Cambria Math" w:hAnsi="Cambria Math"/>
                          <w:color w:val="000000" w:themeColor="text1"/>
                        </w:rPr>
                        <m:t>i</m:t>
                      </m:r>
                    </m:sub>
                  </m:sSub>
                  <m:r>
                    <w:rPr>
                      <w:rFonts w:ascii="Cambria Math" w:hAnsi="Cambria Math"/>
                      <w:color w:val="000000" w:themeColor="text1"/>
                    </w:rPr>
                    <m:t>&gt;</m:t>
                  </m:r>
                  <m:sSub>
                    <m:sSubPr>
                      <m:ctrlPr>
                        <w:rPr>
                          <w:rFonts w:ascii="Cambria Math" w:hAnsi="Cambria Math"/>
                          <w:color w:val="000000" w:themeColor="text1"/>
                        </w:rPr>
                      </m:ctrlPr>
                    </m:sSubPr>
                    <m:e>
                      <m:r>
                        <w:rPr>
                          <w:rFonts w:ascii="Cambria Math" w:hAnsi="Cambria Math"/>
                          <w:color w:val="000000" w:themeColor="text1"/>
                        </w:rPr>
                        <m:t>y</m:t>
                      </m:r>
                    </m:e>
                    <m:sub>
                      <m:r>
                        <w:rPr>
                          <w:rFonts w:ascii="Cambria Math" w:hAnsi="Cambria Math"/>
                          <w:color w:val="000000" w:themeColor="text1"/>
                        </w:rPr>
                        <m:t>j</m:t>
                      </m:r>
                    </m:sub>
                  </m:sSub>
                  <m:r>
                    <w:rPr>
                      <w:rFonts w:ascii="Cambria Math" w:hAnsi="Cambria Math"/>
                      <w:color w:val="000000" w:themeColor="text1"/>
                    </w:rPr>
                    <m:t>,</m:t>
                  </m:r>
                </m:e>
              </m:mr>
              <m:mr>
                <m:e>
                  <m:sSub>
                    <m:sSubPr>
                      <m:ctrlPr>
                        <w:rPr>
                          <w:rFonts w:ascii="Cambria Math" w:hAnsi="Cambria Math"/>
                          <w:i/>
                        </w:rPr>
                      </m:ctrlPr>
                    </m:sSubPr>
                    <m:e>
                      <m:r>
                        <w:rPr>
                          <w:rFonts w:ascii="Cambria Math" w:hAnsi="Cambria Math"/>
                        </w:rPr>
                        <m:t>w</m:t>
                      </m:r>
                    </m:e>
                    <m:sub>
                      <m:r>
                        <w:rPr>
                          <w:rFonts w:ascii="Cambria Math" w:hAnsi="Cambria Math"/>
                        </w:rPr>
                        <m:t>L</m:t>
                      </m:r>
                    </m:sub>
                  </m:sSub>
                  <m:r>
                    <w:rPr>
                      <w:rFonts w:ascii="Cambria Math" w:hAnsi="Cambria Math"/>
                      <w:color w:val="000000" w:themeColor="text1"/>
                    </w:rPr>
                    <m:t>-k</m:t>
                  </m:r>
                  <m:sSubSup>
                    <m:sSubSupPr>
                      <m:ctrlPr>
                        <w:rPr>
                          <w:rFonts w:ascii="Cambria Math" w:hAnsi="Cambria Math"/>
                          <w:color w:val="000000" w:themeColor="text1"/>
                        </w:rPr>
                      </m:ctrlPr>
                    </m:sSubSupPr>
                    <m:e>
                      <m:r>
                        <w:rPr>
                          <w:rFonts w:ascii="Cambria Math" w:hAnsi="Cambria Math"/>
                          <w:color w:val="000000" w:themeColor="text1"/>
                        </w:rPr>
                        <m:t>e</m:t>
                      </m:r>
                    </m:e>
                    <m:sub>
                      <m:r>
                        <w:rPr>
                          <w:rFonts w:ascii="Cambria Math" w:hAnsi="Cambria Math"/>
                          <w:color w:val="000000" w:themeColor="text1"/>
                        </w:rPr>
                        <m:t>i</m:t>
                      </m:r>
                    </m:sub>
                    <m:sup>
                      <m:r>
                        <w:rPr>
                          <w:rFonts w:ascii="Cambria Math" w:hAnsi="Cambria Math"/>
                          <w:color w:val="000000" w:themeColor="text1"/>
                        </w:rPr>
                        <m:t>2</m:t>
                      </m:r>
                    </m:sup>
                  </m:sSubSup>
                  <m:r>
                    <w:rPr>
                      <w:rFonts w:ascii="Cambria Math" w:hAnsi="Cambria Math"/>
                      <w:color w:val="000000" w:themeColor="text1"/>
                    </w:rPr>
                    <m:t>,</m:t>
                  </m:r>
                </m:e>
                <m:e>
                  <m:r>
                    <m:rPr>
                      <m:nor/>
                    </m:rPr>
                    <w:rPr>
                      <w:color w:val="000000" w:themeColor="text1"/>
                    </w:rPr>
                    <m:t>otherwise.</m:t>
                  </m:r>
                </m:e>
              </m:mr>
            </m:m>
          </m:e>
        </m:d>
      </m:oMath>
      <w:r w:rsidR="00747DDA" w:rsidRPr="003F3D90">
        <w:rPr>
          <w:color w:val="000000" w:themeColor="text1"/>
        </w:rPr>
        <w:tab/>
      </w:r>
      <w:r w:rsidR="00747DDA" w:rsidRPr="003F3D90">
        <w:rPr>
          <w:color w:val="000000" w:themeColor="text1"/>
        </w:rPr>
        <w:tab/>
      </w:r>
      <w:r w:rsidR="00747DDA" w:rsidRPr="003F3D90">
        <w:rPr>
          <w:color w:val="000000" w:themeColor="text1"/>
        </w:rPr>
        <w:tab/>
      </w:r>
      <w:r w:rsidR="00747DDA" w:rsidRPr="003F3D90">
        <w:rPr>
          <w:color w:val="000000" w:themeColor="text1"/>
        </w:rPr>
        <w:tab/>
        <w:t>(</w:t>
      </w:r>
      <w:r w:rsidR="003E38EF">
        <w:rPr>
          <w:color w:val="000000" w:themeColor="text1"/>
        </w:rPr>
        <w:t>7</w:t>
      </w:r>
      <w:r w:rsidR="00747DDA" w:rsidRPr="003F3D90">
        <w:rPr>
          <w:color w:val="000000" w:themeColor="text1"/>
        </w:rPr>
        <w:t>)</w:t>
      </w:r>
    </w:p>
    <w:p w14:paraId="579B5495" w14:textId="0E8479FC" w:rsidR="00747DDA" w:rsidRPr="003F3D90" w:rsidRDefault="00EC2FFF" w:rsidP="00747DDA">
      <w:pPr>
        <w:pStyle w:val="NormalWeb"/>
        <w:spacing w:before="240" w:beforeAutospacing="0" w:after="240" w:afterAutospacing="0" w:line="360" w:lineRule="auto"/>
        <w:jc w:val="both"/>
        <w:rPr>
          <w:color w:val="000000" w:themeColor="text1"/>
        </w:rPr>
      </w:pPr>
      <w:r w:rsidRPr="003F3D90">
        <w:t>This construction yields a stochastic and competitive learning environment in which each player’s realized return depends jointly on its own effort, the opponent’s effort, and random performance noise.</w:t>
      </w:r>
      <w:r w:rsidR="007D2AF4" w:rsidRPr="003F3D90">
        <w:rPr>
          <w:color w:val="000000" w:themeColor="text1"/>
        </w:rPr>
        <w:t xml:space="preserve"> </w:t>
      </w:r>
    </w:p>
    <w:p w14:paraId="0A867516" w14:textId="4BFECEC4" w:rsidR="000E434F" w:rsidRPr="003F3D90" w:rsidRDefault="000E434F" w:rsidP="00747DDA">
      <w:pPr>
        <w:pStyle w:val="NormalWeb"/>
        <w:spacing w:before="240" w:beforeAutospacing="0" w:after="240" w:afterAutospacing="0" w:line="360" w:lineRule="auto"/>
        <w:jc w:val="both"/>
        <w:rPr>
          <w:b/>
          <w:bCs/>
        </w:rPr>
      </w:pPr>
      <w:r w:rsidRPr="003F3D90">
        <w:rPr>
          <w:b/>
          <w:bCs/>
        </w:rPr>
        <w:t>IV.</w:t>
      </w:r>
      <w:r w:rsidR="006D206E" w:rsidRPr="003F3D90">
        <w:rPr>
          <w:b/>
          <w:bCs/>
        </w:rPr>
        <w:t xml:space="preserve"> Learned Effort Estimate</w:t>
      </w:r>
    </w:p>
    <w:p w14:paraId="17BA49D6" w14:textId="698F61EE" w:rsidR="006D206E" w:rsidRPr="003F3D90" w:rsidRDefault="00EC2FFF" w:rsidP="00747DDA">
      <w:pPr>
        <w:pStyle w:val="NormalWeb"/>
        <w:spacing w:before="240" w:beforeAutospacing="0" w:after="240" w:afterAutospacing="0" w:line="360" w:lineRule="auto"/>
        <w:jc w:val="both"/>
        <w:rPr>
          <w:color w:val="000000" w:themeColor="text1"/>
        </w:rPr>
      </w:pPr>
      <w:r w:rsidRPr="003F3D90">
        <w:t xml:space="preserve">The Beta distribution provides a flexible parameterization </w:t>
      </w:r>
      <w:r w:rsidR="006D206E" w:rsidRPr="003F3D90">
        <w:t>for</w:t>
      </w:r>
      <w:r w:rsidRPr="003F3D90">
        <w:t xml:space="preserve"> bounded </w:t>
      </w:r>
      <w:r w:rsidR="006D206E" w:rsidRPr="003F3D90">
        <w:t>continuous actions</w:t>
      </w:r>
      <w:r w:rsidRPr="003F3D90">
        <w:t xml:space="preserve">. Although TEL-PPO learns a full stochastic policy, we summarize the learned </w:t>
      </w:r>
      <w:r w:rsidR="006D206E" w:rsidRPr="003F3D90">
        <w:t xml:space="preserve">effort profile using the policy-implied mean effort. Since the Beta policy defined over the normalized action space </w:t>
      </w:r>
      <m:oMath>
        <m:sSub>
          <m:sSubPr>
            <m:ctrlPr>
              <w:rPr>
                <w:rFonts w:ascii="Cambria Math" w:hAnsi="Cambria Math"/>
                <w:i/>
                <w:color w:val="000000" w:themeColor="text1"/>
              </w:rPr>
            </m:ctrlPr>
          </m:sSubPr>
          <m:e>
            <m:r>
              <w:rPr>
                <w:rFonts w:ascii="Cambria Math" w:hAnsi="Cambria Math"/>
                <w:color w:val="000000" w:themeColor="text1"/>
              </w:rPr>
              <m:t>a</m:t>
            </m:r>
          </m:e>
          <m:sub>
            <m:r>
              <w:rPr>
                <w:rFonts w:ascii="Cambria Math" w:hAnsi="Cambria Math"/>
                <w:color w:val="000000" w:themeColor="text1"/>
              </w:rPr>
              <m:t>i</m:t>
            </m:r>
          </m:sub>
        </m:sSub>
        <m:r>
          <w:rPr>
            <w:rFonts w:ascii="Cambria Math" w:hAnsi="Cambria Math"/>
            <w:color w:val="000000" w:themeColor="text1"/>
          </w:rPr>
          <m:t>∈[0,1]</m:t>
        </m:r>
      </m:oMath>
      <w:r w:rsidR="006D206E" w:rsidRPr="003F3D90">
        <w:rPr>
          <w:color w:val="000000" w:themeColor="text1"/>
        </w:rPr>
        <w:t>, the mean normalized action is</w:t>
      </w:r>
    </w:p>
    <w:p w14:paraId="2B5065CD" w14:textId="1C228A34" w:rsidR="00A56DE0" w:rsidRPr="003E38EF" w:rsidRDefault="00A56DE0" w:rsidP="003E38EF">
      <w:pPr>
        <w:pStyle w:val="NormalWeb"/>
        <w:spacing w:before="240" w:beforeAutospacing="0" w:after="240" w:afterAutospacing="0" w:line="360" w:lineRule="auto"/>
        <w:jc w:val="right"/>
        <w:rPr>
          <w:rFonts w:ascii="SimSun" w:eastAsia="SimSun" w:hAnsi="SimSun" w:cs="SimSun"/>
          <w:color w:val="000000" w:themeColor="text1"/>
        </w:rPr>
      </w:pPr>
      <m:oMath>
        <m:r>
          <w:rPr>
            <w:rFonts w:ascii="Cambria Math" w:hAnsi="Cambria Math"/>
            <w:color w:val="000000" w:themeColor="text1"/>
          </w:rPr>
          <m:t>E</m:t>
        </m:r>
        <m:d>
          <m:dPr>
            <m:begChr m:val="["/>
            <m:endChr m:val="]"/>
            <m:ctrlPr>
              <w:rPr>
                <w:rFonts w:ascii="Cambria Math" w:hAnsi="Cambria Math"/>
                <w:i/>
                <w:color w:val="000000" w:themeColor="text1"/>
              </w:rPr>
            </m:ctrlPr>
          </m:dPr>
          <m:e>
            <m:sSub>
              <m:sSubPr>
                <m:ctrlPr>
                  <w:rPr>
                    <w:rFonts w:ascii="Cambria Math" w:hAnsi="Cambria Math"/>
                    <w:i/>
                    <w:color w:val="000000" w:themeColor="text1"/>
                  </w:rPr>
                </m:ctrlPr>
              </m:sSubPr>
              <m:e>
                <m:r>
                  <w:rPr>
                    <w:rFonts w:ascii="Cambria Math" w:hAnsi="Cambria Math"/>
                    <w:color w:val="000000" w:themeColor="text1"/>
                  </w:rPr>
                  <m:t>a</m:t>
                </m:r>
              </m:e>
              <m:sub>
                <m:r>
                  <w:rPr>
                    <w:rFonts w:ascii="Cambria Math" w:hAnsi="Cambria Math"/>
                    <w:color w:val="000000" w:themeColor="text1"/>
                  </w:rPr>
                  <m:t>i</m:t>
                </m:r>
              </m:sub>
            </m:sSub>
          </m:e>
          <m:e>
            <m:r>
              <w:rPr>
                <w:rFonts w:ascii="Cambria Math" w:hAnsi="Cambria Math"/>
                <w:color w:val="000000" w:themeColor="text1"/>
              </w:rPr>
              <m:t>s</m:t>
            </m:r>
          </m:e>
        </m:d>
        <m:r>
          <w:rPr>
            <w:rFonts w:ascii="Cambria Math" w:hAnsi="Cambria Math"/>
            <w:color w:val="000000" w:themeColor="text1"/>
          </w:rPr>
          <m:t xml:space="preserve">= </m:t>
        </m:r>
        <m:f>
          <m:fPr>
            <m:ctrlPr>
              <w:rPr>
                <w:rFonts w:ascii="Cambria Math" w:hAnsi="Cambria Math"/>
                <w:i/>
                <w:color w:val="000000" w:themeColor="text1"/>
              </w:rPr>
            </m:ctrlPr>
          </m:fPr>
          <m:num>
            <m:sSub>
              <m:sSubPr>
                <m:ctrlPr>
                  <w:rPr>
                    <w:rFonts w:ascii="Cambria Math" w:hAnsi="Cambria Math"/>
                    <w:i/>
                    <w:color w:val="000000" w:themeColor="text1"/>
                  </w:rPr>
                </m:ctrlPr>
              </m:sSubPr>
              <m:e>
                <m:r>
                  <w:rPr>
                    <w:rFonts w:ascii="Cambria Math" w:hAnsi="Cambria Math"/>
                    <w:color w:val="000000" w:themeColor="text1"/>
                  </w:rPr>
                  <m:t>α</m:t>
                </m:r>
              </m:e>
              <m:sub>
                <m:sSub>
                  <m:sSubPr>
                    <m:ctrlPr>
                      <w:rPr>
                        <w:rFonts w:ascii="Cambria Math" w:hAnsi="Cambria Math"/>
                        <w:i/>
                        <w:color w:val="000000" w:themeColor="text1"/>
                      </w:rPr>
                    </m:ctrlPr>
                  </m:sSubPr>
                  <m:e>
                    <m:r>
                      <w:rPr>
                        <w:rFonts w:ascii="Cambria Math" w:hAnsi="Cambria Math"/>
                        <w:color w:val="000000" w:themeColor="text1"/>
                      </w:rPr>
                      <m:t>θ</m:t>
                    </m:r>
                  </m:e>
                  <m:sub>
                    <m:r>
                      <w:rPr>
                        <w:rFonts w:ascii="Cambria Math" w:hAnsi="Cambria Math"/>
                        <w:color w:val="000000" w:themeColor="text1"/>
                      </w:rPr>
                      <m:t>i</m:t>
                    </m:r>
                  </m:sub>
                </m:sSub>
              </m:sub>
            </m:sSub>
            <m:r>
              <w:rPr>
                <w:rFonts w:ascii="Cambria Math" w:hAnsi="Cambria Math"/>
                <w:color w:val="000000" w:themeColor="text1"/>
              </w:rPr>
              <m:t>(s)</m:t>
            </m:r>
          </m:num>
          <m:den>
            <m:sSub>
              <m:sSubPr>
                <m:ctrlPr>
                  <w:rPr>
                    <w:rFonts w:ascii="Cambria Math" w:hAnsi="Cambria Math"/>
                    <w:i/>
                    <w:color w:val="000000" w:themeColor="text1"/>
                  </w:rPr>
                </m:ctrlPr>
              </m:sSubPr>
              <m:e>
                <m:r>
                  <w:rPr>
                    <w:rFonts w:ascii="Cambria Math" w:hAnsi="Cambria Math"/>
                    <w:color w:val="000000" w:themeColor="text1"/>
                  </w:rPr>
                  <m:t>α</m:t>
                </m:r>
              </m:e>
              <m:sub>
                <m:sSub>
                  <m:sSubPr>
                    <m:ctrlPr>
                      <w:rPr>
                        <w:rFonts w:ascii="Cambria Math" w:hAnsi="Cambria Math"/>
                        <w:i/>
                        <w:color w:val="000000" w:themeColor="text1"/>
                      </w:rPr>
                    </m:ctrlPr>
                  </m:sSubPr>
                  <m:e>
                    <m:r>
                      <w:rPr>
                        <w:rFonts w:ascii="Cambria Math" w:hAnsi="Cambria Math"/>
                        <w:color w:val="000000" w:themeColor="text1"/>
                      </w:rPr>
                      <m:t>θ</m:t>
                    </m:r>
                  </m:e>
                  <m:sub>
                    <m:r>
                      <w:rPr>
                        <w:rFonts w:ascii="Cambria Math" w:hAnsi="Cambria Math"/>
                        <w:color w:val="000000" w:themeColor="text1"/>
                      </w:rPr>
                      <m:t>i</m:t>
                    </m:r>
                  </m:sub>
                </m:sSub>
              </m:sub>
            </m:sSub>
            <m:d>
              <m:dPr>
                <m:ctrlPr>
                  <w:rPr>
                    <w:rFonts w:ascii="Cambria Math" w:hAnsi="Cambria Math"/>
                    <w:i/>
                    <w:color w:val="000000" w:themeColor="text1"/>
                  </w:rPr>
                </m:ctrlPr>
              </m:dPr>
              <m:e>
                <m:r>
                  <w:rPr>
                    <w:rFonts w:ascii="Cambria Math" w:hAnsi="Cambria Math"/>
                    <w:color w:val="000000" w:themeColor="text1"/>
                  </w:rPr>
                  <m:t>s</m:t>
                </m:r>
              </m:e>
            </m:d>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β</m:t>
                </m:r>
              </m:e>
              <m:sub>
                <m:sSub>
                  <m:sSubPr>
                    <m:ctrlPr>
                      <w:rPr>
                        <w:rFonts w:ascii="Cambria Math" w:hAnsi="Cambria Math"/>
                        <w:i/>
                        <w:color w:val="000000" w:themeColor="text1"/>
                      </w:rPr>
                    </m:ctrlPr>
                  </m:sSubPr>
                  <m:e>
                    <m:r>
                      <w:rPr>
                        <w:rFonts w:ascii="Cambria Math" w:hAnsi="Cambria Math"/>
                        <w:color w:val="000000" w:themeColor="text1"/>
                      </w:rPr>
                      <m:t>θ</m:t>
                    </m:r>
                  </m:e>
                  <m:sub>
                    <m:r>
                      <w:rPr>
                        <w:rFonts w:ascii="Cambria Math" w:hAnsi="Cambria Math"/>
                        <w:color w:val="000000" w:themeColor="text1"/>
                      </w:rPr>
                      <m:t>i</m:t>
                    </m:r>
                  </m:sub>
                </m:sSub>
              </m:sub>
            </m:sSub>
            <m:r>
              <w:rPr>
                <w:rFonts w:ascii="Cambria Math" w:hAnsi="Cambria Math"/>
                <w:color w:val="000000" w:themeColor="text1"/>
              </w:rPr>
              <m:t xml:space="preserve">(s) </m:t>
            </m:r>
          </m:den>
        </m:f>
      </m:oMath>
      <w:r w:rsidR="003E38EF">
        <w:rPr>
          <w:rFonts w:ascii="SimSun" w:eastAsia="SimSun" w:hAnsi="SimSun" w:cs="SimSun"/>
          <w:color w:val="000000" w:themeColor="text1"/>
        </w:rPr>
        <w:t xml:space="preserve">                            </w:t>
      </w:r>
      <w:r w:rsidR="003E38EF" w:rsidRPr="003E38EF">
        <w:rPr>
          <w:rFonts w:eastAsia="SimSun"/>
          <w:color w:val="000000" w:themeColor="text1"/>
        </w:rPr>
        <w:t xml:space="preserve"> (8)</w:t>
      </w:r>
    </w:p>
    <w:p w14:paraId="31CBF1A5" w14:textId="77777777" w:rsidR="006D206E" w:rsidRPr="003F3D90" w:rsidRDefault="006D206E" w:rsidP="00747DDA">
      <w:pPr>
        <w:pStyle w:val="NormalWeb"/>
        <w:spacing w:before="240" w:beforeAutospacing="0" w:after="240" w:afterAutospacing="0" w:line="360" w:lineRule="auto"/>
        <w:jc w:val="both"/>
      </w:pPr>
      <w:r w:rsidRPr="003F3D90">
        <w:t xml:space="preserve">After applying the affine effort mapping, the corresponding policy-implied mean effort is </w:t>
      </w:r>
    </w:p>
    <w:p w14:paraId="6F6F9FAF" w14:textId="0E120EA0" w:rsidR="00CE6695" w:rsidRPr="003F3D90" w:rsidRDefault="00000000" w:rsidP="003E38EF">
      <w:pPr>
        <w:pStyle w:val="NormalWeb"/>
        <w:spacing w:before="240" w:beforeAutospacing="0" w:after="240" w:afterAutospacing="0" w:line="360" w:lineRule="auto"/>
        <w:jc w:val="right"/>
      </w:pPr>
      <m:oMath>
        <m:sSub>
          <m:sSubPr>
            <m:ctrlPr>
              <w:rPr>
                <w:rFonts w:ascii="Cambria Math" w:hAnsi="Cambria Math"/>
                <w:i/>
              </w:rPr>
            </m:ctrlPr>
          </m:sSubPr>
          <m:e>
            <m:acc>
              <m:accPr>
                <m:chr m:val="̅"/>
                <m:ctrlPr>
                  <w:rPr>
                    <w:rFonts w:ascii="Cambria Math" w:hAnsi="Cambria Math"/>
                    <w:i/>
                  </w:rPr>
                </m:ctrlPr>
              </m:accPr>
              <m:e>
                <m:r>
                  <w:rPr>
                    <w:rFonts w:ascii="Cambria Math" w:hAnsi="Cambria Math"/>
                  </w:rPr>
                  <m:t>e</m:t>
                </m:r>
              </m:e>
            </m:acc>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e</m:t>
            </m:r>
          </m:e>
          <m:sub>
            <m:r>
              <w:rPr>
                <w:rFonts w:ascii="Cambria Math" w:hAnsi="Cambria Math"/>
              </w:rPr>
              <m:t>min</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max</m:t>
                </m:r>
              </m:sub>
            </m:sSub>
            <m:r>
              <w:rPr>
                <w:rFonts w:ascii="Cambria Math" w:hAnsi="Cambria Math"/>
              </w:rPr>
              <m:t xml:space="preserve">- </m:t>
            </m:r>
            <m:sSub>
              <m:sSubPr>
                <m:ctrlPr>
                  <w:rPr>
                    <w:rFonts w:ascii="Cambria Math" w:hAnsi="Cambria Math"/>
                    <w:i/>
                  </w:rPr>
                </m:ctrlPr>
              </m:sSubPr>
              <m:e>
                <m:r>
                  <w:rPr>
                    <w:rFonts w:ascii="Cambria Math" w:hAnsi="Cambria Math"/>
                  </w:rPr>
                  <m:t>e</m:t>
                </m:r>
              </m:e>
              <m:sub>
                <m:r>
                  <w:rPr>
                    <w:rFonts w:ascii="Cambria Math" w:hAnsi="Cambria Math"/>
                  </w:rPr>
                  <m:t>min</m:t>
                </m:r>
              </m:sub>
            </m:sSub>
          </m:e>
        </m:d>
        <m:f>
          <m:fPr>
            <m:ctrlPr>
              <w:rPr>
                <w:rFonts w:ascii="Cambria Math" w:hAnsi="Cambria Math"/>
                <w:i/>
                <w:color w:val="000000" w:themeColor="text1"/>
              </w:rPr>
            </m:ctrlPr>
          </m:fPr>
          <m:num>
            <m:sSub>
              <m:sSubPr>
                <m:ctrlPr>
                  <w:rPr>
                    <w:rFonts w:ascii="Cambria Math" w:hAnsi="Cambria Math"/>
                    <w:i/>
                    <w:color w:val="000000" w:themeColor="text1"/>
                  </w:rPr>
                </m:ctrlPr>
              </m:sSubPr>
              <m:e>
                <m:r>
                  <w:rPr>
                    <w:rFonts w:ascii="Cambria Math" w:hAnsi="Cambria Math"/>
                    <w:color w:val="000000" w:themeColor="text1"/>
                  </w:rPr>
                  <m:t>α</m:t>
                </m:r>
              </m:e>
              <m:sub>
                <m:sSub>
                  <m:sSubPr>
                    <m:ctrlPr>
                      <w:rPr>
                        <w:rFonts w:ascii="Cambria Math" w:hAnsi="Cambria Math"/>
                        <w:i/>
                        <w:color w:val="000000" w:themeColor="text1"/>
                      </w:rPr>
                    </m:ctrlPr>
                  </m:sSubPr>
                  <m:e>
                    <m:r>
                      <w:rPr>
                        <w:rFonts w:ascii="Cambria Math" w:hAnsi="Cambria Math"/>
                        <w:color w:val="000000" w:themeColor="text1"/>
                      </w:rPr>
                      <m:t>θ</m:t>
                    </m:r>
                  </m:e>
                  <m:sub>
                    <m:r>
                      <w:rPr>
                        <w:rFonts w:ascii="Cambria Math" w:hAnsi="Cambria Math"/>
                        <w:color w:val="000000" w:themeColor="text1"/>
                      </w:rPr>
                      <m:t>i</m:t>
                    </m:r>
                  </m:sub>
                </m:sSub>
                <m:r>
                  <w:rPr>
                    <w:rFonts w:ascii="Cambria Math" w:hAnsi="Cambria Math"/>
                    <w:color w:val="000000" w:themeColor="text1"/>
                  </w:rPr>
                  <m:t>(s)</m:t>
                </m:r>
              </m:sub>
            </m:sSub>
          </m:num>
          <m:den>
            <m:sSub>
              <m:sSubPr>
                <m:ctrlPr>
                  <w:rPr>
                    <w:rFonts w:ascii="Cambria Math" w:hAnsi="Cambria Math"/>
                    <w:i/>
                    <w:color w:val="000000" w:themeColor="text1"/>
                  </w:rPr>
                </m:ctrlPr>
              </m:sSubPr>
              <m:e>
                <m:r>
                  <w:rPr>
                    <w:rFonts w:ascii="Cambria Math" w:hAnsi="Cambria Math"/>
                    <w:color w:val="000000" w:themeColor="text1"/>
                  </w:rPr>
                  <m:t>α</m:t>
                </m:r>
              </m:e>
              <m:sub>
                <m:sSub>
                  <m:sSubPr>
                    <m:ctrlPr>
                      <w:rPr>
                        <w:rFonts w:ascii="Cambria Math" w:hAnsi="Cambria Math"/>
                        <w:i/>
                        <w:color w:val="000000" w:themeColor="text1"/>
                      </w:rPr>
                    </m:ctrlPr>
                  </m:sSubPr>
                  <m:e>
                    <m:r>
                      <w:rPr>
                        <w:rFonts w:ascii="Cambria Math" w:hAnsi="Cambria Math"/>
                        <w:color w:val="000000" w:themeColor="text1"/>
                      </w:rPr>
                      <m:t>θ</m:t>
                    </m:r>
                  </m:e>
                  <m:sub>
                    <m:r>
                      <w:rPr>
                        <w:rFonts w:ascii="Cambria Math" w:hAnsi="Cambria Math"/>
                        <w:color w:val="000000" w:themeColor="text1"/>
                      </w:rPr>
                      <m:t>i</m:t>
                    </m:r>
                  </m:sub>
                </m:sSub>
                <m:r>
                  <w:rPr>
                    <w:rFonts w:ascii="Cambria Math" w:hAnsi="Cambria Math"/>
                    <w:color w:val="000000" w:themeColor="text1"/>
                  </w:rPr>
                  <m:t>(s)</m:t>
                </m:r>
              </m:sub>
            </m:sSub>
            <m:r>
              <w:rPr>
                <w:rFonts w:ascii="Cambria Math" w:hAnsi="Cambria Math"/>
                <w:color w:val="000000" w:themeColor="text1"/>
              </w:rPr>
              <m:t xml:space="preserve">+ </m:t>
            </m:r>
            <m:sSub>
              <m:sSubPr>
                <m:ctrlPr>
                  <w:rPr>
                    <w:rFonts w:ascii="Cambria Math" w:hAnsi="Cambria Math"/>
                    <w:i/>
                    <w:color w:val="000000" w:themeColor="text1"/>
                  </w:rPr>
                </m:ctrlPr>
              </m:sSubPr>
              <m:e>
                <m:r>
                  <w:rPr>
                    <w:rFonts w:ascii="Cambria Math" w:hAnsi="Cambria Math"/>
                    <w:color w:val="000000" w:themeColor="text1"/>
                  </w:rPr>
                  <m:t>β</m:t>
                </m:r>
              </m:e>
              <m:sub>
                <m:sSub>
                  <m:sSubPr>
                    <m:ctrlPr>
                      <w:rPr>
                        <w:rFonts w:ascii="Cambria Math" w:hAnsi="Cambria Math"/>
                        <w:i/>
                        <w:color w:val="000000" w:themeColor="text1"/>
                      </w:rPr>
                    </m:ctrlPr>
                  </m:sSubPr>
                  <m:e>
                    <m:r>
                      <w:rPr>
                        <w:rFonts w:ascii="Cambria Math" w:hAnsi="Cambria Math"/>
                        <w:color w:val="000000" w:themeColor="text1"/>
                      </w:rPr>
                      <m:t>θ</m:t>
                    </m:r>
                  </m:e>
                  <m:sub>
                    <m:r>
                      <w:rPr>
                        <w:rFonts w:ascii="Cambria Math" w:hAnsi="Cambria Math"/>
                        <w:color w:val="000000" w:themeColor="text1"/>
                      </w:rPr>
                      <m:t>i</m:t>
                    </m:r>
                  </m:sub>
                </m:sSub>
                <m:r>
                  <w:rPr>
                    <w:rFonts w:ascii="Cambria Math" w:hAnsi="Cambria Math"/>
                    <w:color w:val="000000" w:themeColor="text1"/>
                  </w:rPr>
                  <m:t>(s)</m:t>
                </m:r>
              </m:sub>
            </m:sSub>
          </m:den>
        </m:f>
      </m:oMath>
      <w:r w:rsidR="00CE6695" w:rsidRPr="003F3D90">
        <w:rPr>
          <w:color w:val="000000" w:themeColor="text1"/>
        </w:rPr>
        <w:t>.</w:t>
      </w:r>
      <w:r w:rsidR="003E38EF">
        <w:rPr>
          <w:color w:val="000000" w:themeColor="text1"/>
        </w:rPr>
        <w:t xml:space="preserve">                                          (9)</w:t>
      </w:r>
    </w:p>
    <w:p w14:paraId="50C23F98" w14:textId="52F3CE68" w:rsidR="00CE6695" w:rsidRPr="003F3D90" w:rsidRDefault="00CE6695" w:rsidP="00747DDA">
      <w:pPr>
        <w:pStyle w:val="NormalWeb"/>
        <w:spacing w:before="240" w:beforeAutospacing="0" w:after="240" w:afterAutospacing="0" w:line="360" w:lineRule="auto"/>
        <w:jc w:val="both"/>
        <w:rPr>
          <w:rFonts w:eastAsia="SimSun"/>
        </w:rPr>
      </w:pPr>
      <w:r w:rsidRPr="003F3D90">
        <w:t xml:space="preserve">We use </w:t>
      </w:r>
      <m:oMath>
        <m:sSub>
          <m:sSubPr>
            <m:ctrlPr>
              <w:rPr>
                <w:rFonts w:ascii="Cambria Math" w:hAnsi="Cambria Math"/>
              </w:rPr>
            </m:ctrlPr>
          </m:sSubPr>
          <m:e>
            <m:acc>
              <m:accPr>
                <m:chr m:val="ˉ"/>
                <m:ctrlPr>
                  <w:rPr>
                    <w:rFonts w:ascii="Cambria Math" w:hAnsi="Cambria Math"/>
                  </w:rPr>
                </m:ctrlPr>
              </m:accPr>
              <m:e>
                <m:r>
                  <w:rPr>
                    <w:rFonts w:ascii="Cambria Math" w:hAnsi="Cambria Math"/>
                  </w:rPr>
                  <m:t>e</m:t>
                </m:r>
              </m:e>
            </m:acc>
          </m:e>
          <m:sub>
            <m:r>
              <w:rPr>
                <w:rFonts w:ascii="Cambria Math" w:hAnsi="Cambria Math"/>
              </w:rPr>
              <m:t>i</m:t>
            </m:r>
          </m:sub>
        </m:sSub>
      </m:oMath>
      <w:r w:rsidRPr="003F3D90">
        <w:t xml:space="preserve"> as the </w:t>
      </w:r>
      <w:r w:rsidR="00666306" w:rsidRPr="003F3D90">
        <w:t xml:space="preserve">policy-implied </w:t>
      </w:r>
      <w:r w:rsidRPr="003F3D90">
        <w:t xml:space="preserve">learned effort estimate when comparing TEL-PPO against analytical and numerical benchmarks. In settings where the theoretical equilibrium is a pure strategy, </w:t>
      </w:r>
      <w:r w:rsidR="008000A1" w:rsidRPr="003F3D90">
        <w:t xml:space="preserve">a </w:t>
      </w:r>
      <w:r w:rsidRPr="003F3D90">
        <w:t>successful</w:t>
      </w:r>
      <w:r w:rsidR="008000A1" w:rsidRPr="003F3D90">
        <w:t>ly</w:t>
      </w:r>
      <w:r w:rsidRPr="003F3D90">
        <w:t xml:space="preserve"> learn</w:t>
      </w:r>
      <w:r w:rsidR="008000A1" w:rsidRPr="003F3D90">
        <w:t>ed policy</w:t>
      </w:r>
      <w:r w:rsidRPr="003F3D90">
        <w:t xml:space="preserve"> is expected to </w:t>
      </w:r>
      <w:r w:rsidR="008000A1" w:rsidRPr="003F3D90">
        <w:t xml:space="preserve">concentrate around the equilibrium effort, so that its policy-implied mean effort </w:t>
      </w:r>
      <w:r w:rsidRPr="003F3D90">
        <w:t>approaches the benchmark equilibrium effort</w:t>
      </w:r>
      <w:r w:rsidR="005A5C3A" w:rsidRPr="003F3D90">
        <w:rPr>
          <w:rFonts w:eastAsia="SimSun"/>
        </w:rPr>
        <w:t>.</w:t>
      </w:r>
    </w:p>
    <w:p w14:paraId="0CCD8BD4" w14:textId="7ECD6D9B" w:rsidR="00D92F3A" w:rsidRPr="003F3D90" w:rsidRDefault="000C2902" w:rsidP="00D65A23">
      <w:pPr>
        <w:pStyle w:val="NormalWeb"/>
        <w:spacing w:before="240" w:beforeAutospacing="0" w:after="240" w:afterAutospacing="0" w:line="360" w:lineRule="auto"/>
        <w:jc w:val="both"/>
      </w:pPr>
      <w:r w:rsidRPr="003F3D90">
        <w:t xml:space="preserve">Each </w:t>
      </w:r>
      <w:r w:rsidR="00F00C6E" w:rsidRPr="003F3D90">
        <w:t xml:space="preserve">agent seeks to maximize </w:t>
      </w:r>
      <w:r w:rsidR="00CE6695" w:rsidRPr="003F3D90">
        <w:t xml:space="preserve">its </w:t>
      </w:r>
      <w:r w:rsidR="00F00C6E" w:rsidRPr="003F3D90">
        <w:t>expected return</w:t>
      </w:r>
      <w:r w:rsidR="00CE6695" w:rsidRPr="003F3D90">
        <w:t xml:space="preserve"> under self-play. For player </w:t>
      </w:r>
      <m:oMath>
        <m:r>
          <w:rPr>
            <w:rFonts w:ascii="Cambria Math" w:hAnsi="Cambria Math"/>
          </w:rPr>
          <m:t>i</m:t>
        </m:r>
      </m:oMath>
      <w:r w:rsidR="00CE6695" w:rsidRPr="003F3D90">
        <w:t>, the objective is</w:t>
      </w:r>
      <w:r w:rsidR="00F00C6E" w:rsidRPr="003F3D90">
        <w:t xml:space="preserve"> </w:t>
      </w:r>
    </w:p>
    <w:p w14:paraId="192C0B03" w14:textId="49AF3AD8" w:rsidR="00D92F3A" w:rsidRPr="003F3D90" w:rsidRDefault="000C2902" w:rsidP="00D92F3A">
      <w:pPr>
        <w:pStyle w:val="NormalWeb"/>
        <w:spacing w:before="240" w:beforeAutospacing="0" w:after="240" w:afterAutospacing="0" w:line="360" w:lineRule="auto"/>
        <w:jc w:val="center"/>
      </w:pPr>
      <m:oMathPara>
        <m:oMath>
          <m:r>
            <w:rPr>
              <w:rFonts w:ascii="Cambria Math" w:hAnsi="Cambria Math"/>
            </w:rPr>
            <w:lastRenderedPageBreak/>
            <m:t>J(</m:t>
          </m:r>
          <m:sSub>
            <m:sSubPr>
              <m:ctrlPr>
                <w:rPr>
                  <w:rFonts w:ascii="Cambria Math" w:hAnsi="Cambria Math"/>
                  <w:i/>
                  <w:color w:val="000000" w:themeColor="text1"/>
                </w:rPr>
              </m:ctrlPr>
            </m:sSubPr>
            <m:e>
              <m:r>
                <w:rPr>
                  <w:rFonts w:ascii="Cambria Math" w:hAnsi="Cambria Math"/>
                  <w:color w:val="000000" w:themeColor="text1"/>
                </w:rPr>
                <m:t>θ</m:t>
              </m:r>
            </m:e>
            <m:sub>
              <m:r>
                <w:rPr>
                  <w:rFonts w:ascii="Cambria Math" w:hAnsi="Cambria Math"/>
                  <w:color w:val="000000" w:themeColor="text1"/>
                </w:rPr>
                <m:t>i</m:t>
              </m:r>
            </m:sub>
          </m:sSub>
          <m:r>
            <w:rPr>
              <w:rFonts w:ascii="Cambria Math" w:hAnsi="Cambria Math"/>
            </w:rPr>
            <m:t>)=</m:t>
          </m:r>
          <m:sSub>
            <m:sSubPr>
              <m:ctrlPr>
                <w:rPr>
                  <w:rFonts w:ascii="Cambria Math" w:hAnsi="Cambria Math"/>
                </w:rPr>
              </m:ctrlPr>
            </m:sSubPr>
            <m:e>
              <m:r>
                <m:rPr>
                  <m:sty m:val="p"/>
                </m:rPr>
                <w:rPr>
                  <w:rFonts w:ascii="Cambria Math" w:hAnsi="Cambria Math"/>
                </w:rPr>
                <m:t>E</m:t>
              </m:r>
            </m:e>
            <m:sub>
              <m:sSub>
                <m:sSubPr>
                  <m:ctrlPr>
                    <w:rPr>
                      <w:rFonts w:ascii="Cambria Math" w:hAnsi="Cambria Math"/>
                    </w:rPr>
                  </m:ctrlPr>
                </m:sSubPr>
                <m:e>
                  <m:r>
                    <w:rPr>
                      <w:rFonts w:ascii="Cambria Math" w:hAnsi="Cambria Math"/>
                    </w:rPr>
                    <m:t>π</m:t>
                  </m:r>
                </m:e>
                <m:sub>
                  <m:sSub>
                    <m:sSubPr>
                      <m:ctrlPr>
                        <w:rPr>
                          <w:rFonts w:ascii="Cambria Math" w:hAnsi="Cambria Math"/>
                          <w:i/>
                          <w:color w:val="000000" w:themeColor="text1"/>
                        </w:rPr>
                      </m:ctrlPr>
                    </m:sSubPr>
                    <m:e>
                      <m:r>
                        <w:rPr>
                          <w:rFonts w:ascii="Cambria Math" w:hAnsi="Cambria Math"/>
                          <w:color w:val="000000" w:themeColor="text1"/>
                        </w:rPr>
                        <m:t>θ</m:t>
                      </m:r>
                    </m:e>
                    <m:sub>
                      <m:r>
                        <w:rPr>
                          <w:rFonts w:ascii="Cambria Math" w:hAnsi="Cambria Math"/>
                          <w:color w:val="000000" w:themeColor="text1"/>
                        </w:rPr>
                        <m:t>i</m:t>
                      </m:r>
                    </m:sub>
                  </m:sSub>
                </m:sub>
              </m:sSub>
            </m:sub>
          </m:sSub>
          <m:d>
            <m:dPr>
              <m:begChr m:val="["/>
              <m:endChr m:val="]"/>
              <m:ctrlPr>
                <w:rPr>
                  <w:rFonts w:ascii="Cambria Math" w:hAnsi="Cambria Math"/>
                </w:rPr>
              </m:ctrlPr>
            </m:dPr>
            <m:e>
              <m:sSub>
                <m:sSubPr>
                  <m:ctrlPr>
                    <w:rPr>
                      <w:rFonts w:ascii="Cambria Math" w:hAnsi="Cambria Math"/>
                      <w:color w:val="000000" w:themeColor="text1"/>
                    </w:rPr>
                  </m:ctrlPr>
                </m:sSubPr>
                <m:e>
                  <m:r>
                    <w:rPr>
                      <w:rFonts w:ascii="Cambria Math" w:hAnsi="Cambria Math"/>
                      <w:color w:val="000000" w:themeColor="text1"/>
                    </w:rPr>
                    <m:t>r</m:t>
                  </m:r>
                </m:e>
                <m:sub>
                  <m:r>
                    <w:rPr>
                      <w:rFonts w:ascii="Cambria Math" w:hAnsi="Cambria Math"/>
                      <w:color w:val="000000" w:themeColor="text1"/>
                    </w:rPr>
                    <m:t>i</m:t>
                  </m:r>
                </m:sub>
              </m:sSub>
            </m:e>
          </m:d>
          <m:r>
            <w:rPr>
              <w:rFonts w:ascii="Cambria Math" w:hAnsi="Cambria Math"/>
            </w:rPr>
            <m:t>,</m:t>
          </m:r>
        </m:oMath>
      </m:oMathPara>
    </w:p>
    <w:p w14:paraId="1A73DBB0" w14:textId="591162FA" w:rsidR="00F00C6E" w:rsidRPr="003F3D90" w:rsidRDefault="00CE6695" w:rsidP="00D65A23">
      <w:pPr>
        <w:pStyle w:val="NormalWeb"/>
        <w:spacing w:before="240" w:beforeAutospacing="0" w:after="240" w:afterAutospacing="0" w:line="360" w:lineRule="auto"/>
        <w:jc w:val="both"/>
        <w:rPr>
          <w:rStyle w:val="Strong"/>
          <w:b w:val="0"/>
          <w:bCs w:val="0"/>
        </w:rPr>
      </w:pPr>
      <w:r w:rsidRPr="003F3D90">
        <w:t xml:space="preserve">where </w:t>
      </w:r>
      <m:oMath>
        <m:sSub>
          <m:sSubPr>
            <m:ctrlPr>
              <w:rPr>
                <w:rFonts w:ascii="Cambria Math" w:hAnsi="Cambria Math"/>
                <w:i/>
              </w:rPr>
            </m:ctrlPr>
          </m:sSubPr>
          <m:e>
            <m:r>
              <w:rPr>
                <w:rFonts w:ascii="Cambria Math" w:hAnsi="Cambria Math"/>
              </w:rPr>
              <m:t>r</m:t>
            </m:r>
          </m:e>
          <m:sub>
            <m:r>
              <w:rPr>
                <w:rFonts w:ascii="Cambria Math" w:hAnsi="Cambria Math"/>
              </w:rPr>
              <m:t>i</m:t>
            </m:r>
          </m:sub>
        </m:sSub>
      </m:oMath>
      <w:r w:rsidRPr="003F3D90">
        <w:t xml:space="preserve"> is the realized rank-based reward net of effort cost. I</w:t>
      </w:r>
      <w:r w:rsidR="009A43F5" w:rsidRPr="003F3D90">
        <w:t xml:space="preserve">n </w:t>
      </w:r>
      <w:r w:rsidR="00D92F3A" w:rsidRPr="003F3D90">
        <w:t>the</w:t>
      </w:r>
      <w:r w:rsidR="009A43F5" w:rsidRPr="003F3D90">
        <w:t xml:space="preserve"> one-stage tournament</w:t>
      </w:r>
      <w:r w:rsidR="00D92F3A" w:rsidRPr="003F3D90">
        <w:t>,</w:t>
      </w:r>
      <w:r w:rsidR="009A43F5" w:rsidRPr="003F3D90">
        <w:t xml:space="preserve"> </w:t>
      </w:r>
      <w:r w:rsidR="002E40D6" w:rsidRPr="003F3D90">
        <w:t xml:space="preserve">this objective </w:t>
      </w:r>
      <w:r w:rsidR="000A6744" w:rsidRPr="003F3D90">
        <w:t>reduces to</w:t>
      </w:r>
      <w:r w:rsidR="00D92F3A" w:rsidRPr="003F3D90">
        <w:t xml:space="preserve"> the expected single-step </w:t>
      </w:r>
      <w:r w:rsidR="000A6744" w:rsidRPr="003F3D90">
        <w:t>payoff</w:t>
      </w:r>
      <w:r w:rsidR="00D92F3A" w:rsidRPr="003F3D90">
        <w:t xml:space="preserve">. </w:t>
      </w:r>
      <w:r w:rsidR="002E40D6" w:rsidRPr="003F3D90">
        <w:t xml:space="preserve">Since the opponent’s policy </w:t>
      </w:r>
      <w:r w:rsidR="000A6744" w:rsidRPr="003F3D90">
        <w:t>evolv</w:t>
      </w:r>
      <w:r w:rsidR="002E40D6" w:rsidRPr="003F3D90">
        <w:t>es during self-play, o</w:t>
      </w:r>
      <w:r w:rsidR="00D92F3A" w:rsidRPr="003F3D90">
        <w:t xml:space="preserve">ptimizing </w:t>
      </w:r>
      <m:oMath>
        <m:r>
          <w:rPr>
            <w:rFonts w:ascii="Cambria Math" w:hAnsi="Cambria Math"/>
          </w:rPr>
          <m:t>J(</m:t>
        </m:r>
        <m:sSub>
          <m:sSubPr>
            <m:ctrlPr>
              <w:rPr>
                <w:rFonts w:ascii="Cambria Math" w:hAnsi="Cambria Math"/>
              </w:rPr>
            </m:ctrlPr>
          </m:sSubPr>
          <m:e>
            <m:r>
              <w:rPr>
                <w:rFonts w:ascii="Cambria Math" w:hAnsi="Cambria Math"/>
              </w:rPr>
              <m:t>θ</m:t>
            </m:r>
          </m:e>
          <m:sub>
            <m:r>
              <w:rPr>
                <w:rFonts w:ascii="Cambria Math" w:hAnsi="Cambria Math"/>
              </w:rPr>
              <m:t>i</m:t>
            </m:r>
          </m:sub>
        </m:sSub>
        <m:r>
          <w:rPr>
            <w:rFonts w:ascii="Cambria Math" w:hAnsi="Cambria Math"/>
          </w:rPr>
          <m:t>)</m:t>
        </m:r>
      </m:oMath>
      <w:r w:rsidR="00D92F3A" w:rsidRPr="003F3D90">
        <w:t xml:space="preserve"> corresponds to learning </w:t>
      </w:r>
      <w:r w:rsidR="002E40D6" w:rsidRPr="003F3D90">
        <w:t xml:space="preserve">an </w:t>
      </w:r>
      <w:r w:rsidR="00D92F3A" w:rsidRPr="003F3D90">
        <w:t>effort polic</w:t>
      </w:r>
      <w:r w:rsidR="002E40D6" w:rsidRPr="003F3D90">
        <w:t>y</w:t>
      </w:r>
      <w:r w:rsidR="00D92F3A" w:rsidRPr="003F3D90">
        <w:t xml:space="preserve"> that </w:t>
      </w:r>
      <w:r w:rsidR="000A6744" w:rsidRPr="003F3D90">
        <w:t>responds</w:t>
      </w:r>
      <w:r w:rsidR="00D92F3A" w:rsidRPr="003F3D90">
        <w:t xml:space="preserve"> to </w:t>
      </w:r>
      <w:r w:rsidR="000A6744" w:rsidRPr="003F3D90">
        <w:t>the current</w:t>
      </w:r>
      <w:r w:rsidR="00D92F3A" w:rsidRPr="003F3D90">
        <w:t xml:space="preserve"> </w:t>
      </w:r>
      <w:r w:rsidR="002E40D6" w:rsidRPr="003F3D90">
        <w:t xml:space="preserve">strategic </w:t>
      </w:r>
      <w:r w:rsidR="00D76B27" w:rsidRPr="003F3D90">
        <w:t>environment</w:t>
      </w:r>
      <w:r w:rsidR="000A6744" w:rsidRPr="003F3D90">
        <w:t xml:space="preserve"> induced by the other agent’s policy</w:t>
      </w:r>
      <w:r w:rsidR="00F00C6E" w:rsidRPr="003F3D90">
        <w:t>.</w:t>
      </w:r>
    </w:p>
    <w:p w14:paraId="6C939756" w14:textId="2C49892E" w:rsidR="00F00C6E" w:rsidRPr="003F3D90" w:rsidRDefault="00740870" w:rsidP="00D65A23">
      <w:pPr>
        <w:pStyle w:val="Heading2"/>
        <w:spacing w:before="240" w:after="240" w:line="360" w:lineRule="auto"/>
        <w:jc w:val="both"/>
        <w:rPr>
          <w:rFonts w:ascii="Times New Roman" w:hAnsi="Times New Roman" w:cs="Times New Roman"/>
          <w:color w:val="000000" w:themeColor="text1"/>
          <w:sz w:val="24"/>
          <w:szCs w:val="24"/>
        </w:rPr>
      </w:pPr>
      <w:r w:rsidRPr="003F3D90">
        <w:rPr>
          <w:rStyle w:val="Strong"/>
          <w:rFonts w:ascii="Times New Roman" w:hAnsi="Times New Roman" w:cs="Times New Roman"/>
          <w:color w:val="000000" w:themeColor="text1"/>
          <w:sz w:val="24"/>
          <w:szCs w:val="24"/>
        </w:rPr>
        <w:t>V</w:t>
      </w:r>
      <w:r w:rsidR="00F447A5" w:rsidRPr="003F3D90">
        <w:rPr>
          <w:rStyle w:val="Strong"/>
          <w:rFonts w:ascii="Times New Roman" w:hAnsi="Times New Roman" w:cs="Times New Roman"/>
          <w:color w:val="000000" w:themeColor="text1"/>
          <w:sz w:val="24"/>
          <w:szCs w:val="24"/>
        </w:rPr>
        <w:t>.</w:t>
      </w:r>
      <w:r w:rsidR="00F00C6E" w:rsidRPr="003F3D90">
        <w:rPr>
          <w:rStyle w:val="Strong"/>
          <w:rFonts w:ascii="Times New Roman" w:hAnsi="Times New Roman" w:cs="Times New Roman"/>
          <w:color w:val="000000" w:themeColor="text1"/>
          <w:sz w:val="24"/>
          <w:szCs w:val="24"/>
        </w:rPr>
        <w:t xml:space="preserve"> Learning Objective</w:t>
      </w:r>
    </w:p>
    <w:p w14:paraId="7521BE5E" w14:textId="297BC67A" w:rsidR="00F00C6E" w:rsidRPr="003F3D90" w:rsidRDefault="002E40D6" w:rsidP="00D65A23">
      <w:pPr>
        <w:pStyle w:val="NormalWeb"/>
        <w:spacing w:before="240" w:beforeAutospacing="0" w:after="240" w:afterAutospacing="0" w:line="360" w:lineRule="auto"/>
        <w:jc w:val="both"/>
      </w:pPr>
      <w:r w:rsidRPr="003F3D90">
        <w:rPr>
          <w:color w:val="000000" w:themeColor="text1"/>
        </w:rPr>
        <w:t xml:space="preserve">TEL-PPO </w:t>
      </w:r>
      <w:r w:rsidR="000E1392" w:rsidRPr="003F3D90">
        <w:rPr>
          <w:color w:val="000000" w:themeColor="text1"/>
        </w:rPr>
        <w:t xml:space="preserve">is implemented on top of the PPO and trains each agent by maximizing </w:t>
      </w:r>
      <w:r w:rsidR="00F00C6E" w:rsidRPr="003F3D90">
        <w:rPr>
          <w:color w:val="000000" w:themeColor="text1"/>
        </w:rPr>
        <w:t xml:space="preserve">the PPO clipped surrogate objective. </w:t>
      </w:r>
      <w:r w:rsidRPr="003F3D90">
        <w:rPr>
          <w:color w:val="000000" w:themeColor="text1"/>
        </w:rPr>
        <w:t>Let</w:t>
      </w:r>
      <w:r w:rsidRPr="003F3D90">
        <w:t xml:space="preserve"> </w:t>
      </w:r>
      <m:oMath>
        <m:sSub>
          <m:sSubPr>
            <m:ctrlPr>
              <w:rPr>
                <w:rFonts w:ascii="Cambria Math" w:hAnsi="Cambria Math"/>
              </w:rPr>
            </m:ctrlPr>
          </m:sSubPr>
          <m:e>
            <m:r>
              <w:rPr>
                <w:rFonts w:ascii="Cambria Math" w:hAnsi="Cambria Math"/>
              </w:rPr>
              <m:t>θ</m:t>
            </m:r>
          </m:e>
          <m:sub>
            <m:r>
              <w:rPr>
                <w:rFonts w:ascii="Cambria Math" w:hAnsi="Cambria Math"/>
              </w:rPr>
              <m:t>i</m:t>
            </m:r>
          </m:sub>
        </m:sSub>
      </m:oMath>
      <w:r w:rsidRPr="003F3D90">
        <w:t xml:space="preserve"> denote </w:t>
      </w:r>
      <w:r w:rsidR="000E1392" w:rsidRPr="003F3D90">
        <w:t xml:space="preserve">all trainable parameters of player </w:t>
      </w:r>
      <m:oMath>
        <m:r>
          <w:rPr>
            <w:rFonts w:ascii="Cambria Math" w:hAnsi="Cambria Math"/>
          </w:rPr>
          <m:t>i</m:t>
        </m:r>
      </m:oMath>
      <w:r w:rsidR="000E1392" w:rsidRPr="003F3D90">
        <w:t xml:space="preserve">, including both </w:t>
      </w:r>
      <w:r w:rsidRPr="003F3D90">
        <w:t xml:space="preserve">the </w:t>
      </w:r>
      <w:r w:rsidR="000E1392" w:rsidRPr="003F3D90">
        <w:t xml:space="preserve">policy and value-function </w:t>
      </w:r>
      <w:r w:rsidRPr="003F3D90">
        <w:t xml:space="preserve">parameters. </w:t>
      </w:r>
      <w:r w:rsidR="000E1392" w:rsidRPr="003F3D90">
        <w:t xml:space="preserve">Following the standard PPO formulation, </w:t>
      </w:r>
      <w:r w:rsidR="00FF6D72" w:rsidRPr="003F3D90">
        <w:t>t</w:t>
      </w:r>
      <w:r w:rsidR="003403F9" w:rsidRPr="003F3D90">
        <w:t xml:space="preserve">he </w:t>
      </w:r>
      <w:r w:rsidRPr="003F3D90">
        <w:t xml:space="preserve">optimization objective </w:t>
      </w:r>
      <w:r w:rsidR="00FF6D72" w:rsidRPr="003F3D90">
        <w:t xml:space="preserve">for player </w:t>
      </w:r>
      <m:oMath>
        <m:r>
          <w:rPr>
            <w:rFonts w:ascii="Cambria Math" w:hAnsi="Cambria Math"/>
          </w:rPr>
          <m:t>i</m:t>
        </m:r>
      </m:oMath>
      <w:r w:rsidR="00FF6D72" w:rsidRPr="003F3D90">
        <w:t xml:space="preserve"> </w:t>
      </w:r>
      <w:r w:rsidRPr="003F3D90">
        <w:t xml:space="preserve">combines a clipped policy </w:t>
      </w:r>
      <w:r w:rsidR="00FF6D72" w:rsidRPr="003F3D90">
        <w:t>surrogate</w:t>
      </w:r>
      <w:r w:rsidRPr="003F3D90">
        <w:t xml:space="preserve">, a value-function </w:t>
      </w:r>
      <w:r w:rsidR="00FF6D72" w:rsidRPr="003F3D90">
        <w:t>penalty</w:t>
      </w:r>
      <w:r w:rsidRPr="003F3D90">
        <w:t xml:space="preserve">, and an entropy </w:t>
      </w:r>
      <w:r w:rsidR="00FF6D72" w:rsidRPr="003F3D90">
        <w:t>bonus</w:t>
      </w:r>
      <w:r w:rsidR="003403F9" w:rsidRPr="003F3D90">
        <w:t>:</w:t>
      </w:r>
    </w:p>
    <w:p w14:paraId="08BB5020" w14:textId="4AD96FEC" w:rsidR="00D76B27" w:rsidRPr="003F3D90" w:rsidRDefault="002E40D6" w:rsidP="00D76B27">
      <w:pPr>
        <w:spacing w:before="240" w:after="240" w:line="360" w:lineRule="auto"/>
        <w:jc w:val="right"/>
        <w:rPr>
          <w:color w:val="000000" w:themeColor="text1"/>
        </w:rPr>
      </w:pPr>
      <m:oMath>
        <m:r>
          <w:rPr>
            <w:rFonts w:ascii="Cambria Math" w:hAnsi="Cambria Math"/>
            <w:color w:val="000000" w:themeColor="text1"/>
          </w:rPr>
          <m:t>L</m:t>
        </m:r>
        <m:d>
          <m:dPr>
            <m:ctrlPr>
              <w:rPr>
                <w:rFonts w:ascii="Cambria Math" w:hAnsi="Cambria Math"/>
                <w:i/>
                <w:color w:val="000000" w:themeColor="text1"/>
              </w:rPr>
            </m:ctrlPr>
          </m:dPr>
          <m:e>
            <m:sSub>
              <m:sSubPr>
                <m:ctrlPr>
                  <w:rPr>
                    <w:rFonts w:ascii="Cambria Math" w:eastAsia="SimSun" w:hAnsi="Cambria Math"/>
                    <w:i/>
                    <w:color w:val="000000" w:themeColor="text1"/>
                  </w:rPr>
                </m:ctrlPr>
              </m:sSubPr>
              <m:e>
                <m:r>
                  <w:rPr>
                    <w:rFonts w:ascii="Cambria Math" w:eastAsia="SimSun" w:hAnsi="Cambria Math"/>
                    <w:color w:val="000000" w:themeColor="text1"/>
                  </w:rPr>
                  <m:t>θ</m:t>
                </m:r>
              </m:e>
              <m:sub>
                <m:r>
                  <w:rPr>
                    <w:rFonts w:ascii="Cambria Math" w:eastAsia="SimSun" w:hAnsi="Cambria Math"/>
                    <w:color w:val="000000" w:themeColor="text1"/>
                  </w:rPr>
                  <m:t>i</m:t>
                </m:r>
              </m:sub>
            </m:sSub>
          </m:e>
        </m:d>
        <m:r>
          <w:rPr>
            <w:rFonts w:ascii="Cambria Math" w:hAnsi="Cambria Math"/>
            <w:color w:val="000000" w:themeColor="text1"/>
          </w:rPr>
          <m:t>=</m:t>
        </m:r>
        <m:sSup>
          <m:sSupPr>
            <m:ctrlPr>
              <w:rPr>
                <w:rFonts w:ascii="Cambria Math" w:hAnsi="Cambria Math"/>
                <w:color w:val="000000" w:themeColor="text1"/>
              </w:rPr>
            </m:ctrlPr>
          </m:sSupPr>
          <m:e>
            <m:r>
              <w:rPr>
                <w:rFonts w:ascii="Cambria Math" w:hAnsi="Cambria Math"/>
                <w:color w:val="000000" w:themeColor="text1"/>
              </w:rPr>
              <m:t>L</m:t>
            </m:r>
          </m:e>
          <m:sup>
            <m:r>
              <w:rPr>
                <w:rFonts w:ascii="Cambria Math" w:hAnsi="Cambria Math"/>
                <w:color w:val="000000" w:themeColor="text1"/>
              </w:rPr>
              <m:t>clip</m:t>
            </m:r>
          </m:sup>
        </m:sSup>
        <m:d>
          <m:dPr>
            <m:ctrlPr>
              <w:rPr>
                <w:rFonts w:ascii="Cambria Math" w:hAnsi="Cambria Math"/>
                <w:i/>
                <w:color w:val="000000" w:themeColor="text1"/>
              </w:rPr>
            </m:ctrlPr>
          </m:dPr>
          <m:e>
            <m:sSub>
              <m:sSubPr>
                <m:ctrlPr>
                  <w:rPr>
                    <w:rFonts w:ascii="Cambria Math" w:eastAsia="SimSun" w:hAnsi="Cambria Math"/>
                    <w:i/>
                    <w:color w:val="000000" w:themeColor="text1"/>
                  </w:rPr>
                </m:ctrlPr>
              </m:sSubPr>
              <m:e>
                <m:r>
                  <w:rPr>
                    <w:rFonts w:ascii="Cambria Math" w:eastAsia="SimSun" w:hAnsi="Cambria Math"/>
                    <w:color w:val="000000" w:themeColor="text1"/>
                  </w:rPr>
                  <m:t>θ</m:t>
                </m:r>
              </m:e>
              <m:sub>
                <m:r>
                  <w:rPr>
                    <w:rFonts w:ascii="Cambria Math" w:eastAsia="SimSun" w:hAnsi="Cambria Math"/>
                    <w:color w:val="000000" w:themeColor="text1"/>
                  </w:rPr>
                  <m:t>i</m:t>
                </m:r>
              </m:sub>
            </m:sSub>
          </m:e>
        </m:d>
        <m: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c</m:t>
            </m:r>
          </m:e>
          <m:sub>
            <m:r>
              <w:rPr>
                <w:rFonts w:ascii="Cambria Math" w:hAnsi="Cambria Math"/>
                <w:color w:val="000000" w:themeColor="text1"/>
              </w:rPr>
              <m:t>1</m:t>
            </m:r>
          </m:sub>
        </m:sSub>
        <m:sSup>
          <m:sSupPr>
            <m:ctrlPr>
              <w:rPr>
                <w:rFonts w:ascii="Cambria Math" w:hAnsi="Cambria Math"/>
                <w:color w:val="000000" w:themeColor="text1"/>
              </w:rPr>
            </m:ctrlPr>
          </m:sSupPr>
          <m:e>
            <m:r>
              <w:rPr>
                <w:rFonts w:ascii="Cambria Math" w:hAnsi="Cambria Math"/>
                <w:color w:val="000000" w:themeColor="text1"/>
              </w:rPr>
              <m:t>L</m:t>
            </m:r>
          </m:e>
          <m:sup>
            <m:r>
              <w:rPr>
                <w:rFonts w:ascii="Cambria Math" w:hAnsi="Cambria Math"/>
                <w:color w:val="000000" w:themeColor="text1"/>
              </w:rPr>
              <m:t>value</m:t>
            </m:r>
          </m:sup>
        </m:sSup>
        <m:d>
          <m:dPr>
            <m:ctrlPr>
              <w:rPr>
                <w:rFonts w:ascii="Cambria Math" w:hAnsi="Cambria Math"/>
                <w:i/>
                <w:color w:val="000000" w:themeColor="text1"/>
              </w:rPr>
            </m:ctrlPr>
          </m:dPr>
          <m:e>
            <m:sSub>
              <m:sSubPr>
                <m:ctrlPr>
                  <w:rPr>
                    <w:rFonts w:ascii="Cambria Math" w:eastAsia="SimSun" w:hAnsi="Cambria Math"/>
                    <w:i/>
                    <w:color w:val="000000" w:themeColor="text1"/>
                  </w:rPr>
                </m:ctrlPr>
              </m:sSubPr>
              <m:e>
                <m:r>
                  <w:rPr>
                    <w:rFonts w:ascii="Cambria Math" w:eastAsia="SimSun" w:hAnsi="Cambria Math"/>
                    <w:color w:val="000000" w:themeColor="text1"/>
                  </w:rPr>
                  <m:t>θ</m:t>
                </m:r>
              </m:e>
              <m:sub>
                <m:r>
                  <w:rPr>
                    <w:rFonts w:ascii="Cambria Math" w:eastAsia="SimSun" w:hAnsi="Cambria Math"/>
                    <w:color w:val="000000" w:themeColor="text1"/>
                  </w:rPr>
                  <m:t>i</m:t>
                </m:r>
              </m:sub>
            </m:sSub>
          </m:e>
        </m:d>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c</m:t>
            </m:r>
          </m:e>
          <m:sub>
            <m:r>
              <w:rPr>
                <w:rFonts w:ascii="Cambria Math" w:hAnsi="Cambria Math"/>
                <w:color w:val="000000" w:themeColor="text1"/>
              </w:rPr>
              <m:t>2</m:t>
            </m:r>
          </m:sub>
        </m:sSub>
        <m:r>
          <w:rPr>
            <w:rFonts w:ascii="Cambria Math" w:hAnsi="Cambria Math"/>
            <w:color w:val="000000" w:themeColor="text1"/>
          </w:rPr>
          <m:t>H(</m:t>
        </m:r>
        <m:sSub>
          <m:sSubPr>
            <m:ctrlPr>
              <w:rPr>
                <w:rFonts w:ascii="Cambria Math" w:hAnsi="Cambria Math"/>
                <w:i/>
                <w:color w:val="000000" w:themeColor="text1"/>
              </w:rPr>
            </m:ctrlPr>
          </m:sSubPr>
          <m:e>
            <m:r>
              <w:rPr>
                <w:rFonts w:ascii="Cambria Math" w:hAnsi="Cambria Math"/>
                <w:color w:val="000000" w:themeColor="text1"/>
              </w:rPr>
              <m:t>π</m:t>
            </m:r>
          </m:e>
          <m:sub>
            <m:sSub>
              <m:sSubPr>
                <m:ctrlPr>
                  <w:rPr>
                    <w:rFonts w:ascii="Cambria Math" w:hAnsi="Cambria Math"/>
                    <w:i/>
                    <w:color w:val="000000" w:themeColor="text1"/>
                  </w:rPr>
                </m:ctrlPr>
              </m:sSubPr>
              <m:e>
                <m:r>
                  <w:rPr>
                    <w:rFonts w:ascii="Cambria Math" w:hAnsi="Cambria Math"/>
                    <w:color w:val="000000" w:themeColor="text1"/>
                  </w:rPr>
                  <m:t>θ</m:t>
                </m:r>
              </m:e>
              <m:sub>
                <m:r>
                  <w:rPr>
                    <w:rFonts w:ascii="Cambria Math" w:hAnsi="Cambria Math"/>
                    <w:color w:val="000000" w:themeColor="text1"/>
                  </w:rPr>
                  <m:t>i</m:t>
                </m:r>
              </m:sub>
            </m:sSub>
          </m:sub>
        </m:sSub>
        <m:r>
          <w:rPr>
            <w:rFonts w:ascii="Cambria Math" w:hAnsi="Cambria Math"/>
            <w:color w:val="000000" w:themeColor="text1"/>
          </w:rPr>
          <m:t>)</m:t>
        </m:r>
      </m:oMath>
      <w:r w:rsidR="00C0733C" w:rsidRPr="003F3D90">
        <w:rPr>
          <w:color w:val="000000" w:themeColor="text1"/>
        </w:rPr>
        <w:tab/>
      </w:r>
      <w:r w:rsidR="00C0733C" w:rsidRPr="003F3D90">
        <w:rPr>
          <w:color w:val="000000" w:themeColor="text1"/>
        </w:rPr>
        <w:tab/>
      </w:r>
      <w:r w:rsidR="00C0733C" w:rsidRPr="003F3D90">
        <w:rPr>
          <w:color w:val="000000" w:themeColor="text1"/>
        </w:rPr>
        <w:tab/>
      </w:r>
      <w:r w:rsidR="00C0733C" w:rsidRPr="003F3D90">
        <w:rPr>
          <w:color w:val="000000" w:themeColor="text1"/>
        </w:rPr>
        <w:tab/>
        <w:t>(</w:t>
      </w:r>
      <w:r w:rsidR="003E38EF">
        <w:rPr>
          <w:color w:val="000000" w:themeColor="text1"/>
        </w:rPr>
        <w:t>10</w:t>
      </w:r>
      <w:r w:rsidR="00C0733C" w:rsidRPr="003F3D90">
        <w:rPr>
          <w:color w:val="000000" w:themeColor="text1"/>
        </w:rPr>
        <w:t>)</w:t>
      </w:r>
    </w:p>
    <w:p w14:paraId="578E7C2E" w14:textId="483936BD" w:rsidR="00D76B27" w:rsidRPr="003F3D90" w:rsidRDefault="00D76B27" w:rsidP="007E1E44">
      <w:pPr>
        <w:spacing w:before="240" w:after="240" w:line="360" w:lineRule="auto"/>
        <w:jc w:val="both"/>
        <w:rPr>
          <w:rFonts w:eastAsia="SimSun"/>
          <w:color w:val="000000" w:themeColor="text1"/>
        </w:rPr>
      </w:pPr>
      <w:r w:rsidRPr="003F3D90">
        <w:rPr>
          <w:color w:val="000000" w:themeColor="text1"/>
        </w:rPr>
        <w:t xml:space="preserve">where </w:t>
      </w:r>
      <m:oMath>
        <m:sSub>
          <m:sSubPr>
            <m:ctrlPr>
              <w:rPr>
                <w:rFonts w:ascii="Cambria Math" w:hAnsi="Cambria Math"/>
              </w:rPr>
            </m:ctrlPr>
          </m:sSubPr>
          <m:e>
            <m:r>
              <w:rPr>
                <w:rFonts w:ascii="Cambria Math" w:hAnsi="Cambria Math"/>
              </w:rPr>
              <m:t>c</m:t>
            </m:r>
          </m:e>
          <m:sub>
            <m:r>
              <w:rPr>
                <w:rFonts w:ascii="Cambria Math" w:hAnsi="Cambria Math"/>
              </w:rPr>
              <m:t>1</m:t>
            </m:r>
          </m:sub>
        </m:sSub>
      </m:oMath>
      <w:r w:rsidRPr="003F3D90">
        <w:t xml:space="preserve"> and </w:t>
      </w:r>
      <m:oMath>
        <m:sSub>
          <m:sSubPr>
            <m:ctrlPr>
              <w:rPr>
                <w:rFonts w:ascii="Cambria Math" w:hAnsi="Cambria Math"/>
              </w:rPr>
            </m:ctrlPr>
          </m:sSubPr>
          <m:e>
            <m:r>
              <w:rPr>
                <w:rFonts w:ascii="Cambria Math" w:hAnsi="Cambria Math"/>
              </w:rPr>
              <m:t>c</m:t>
            </m:r>
          </m:e>
          <m:sub>
            <m:r>
              <w:rPr>
                <w:rFonts w:ascii="Cambria Math" w:hAnsi="Cambria Math"/>
              </w:rPr>
              <m:t>2</m:t>
            </m:r>
          </m:sub>
        </m:sSub>
      </m:oMath>
      <w:r w:rsidRPr="003F3D90">
        <w:t xml:space="preserve"> control the weights of the value-function </w:t>
      </w:r>
      <w:r w:rsidR="00FF6D72" w:rsidRPr="003F3D90">
        <w:t>penalty</w:t>
      </w:r>
      <w:r w:rsidRPr="003F3D90">
        <w:t xml:space="preserve"> and entropy </w:t>
      </w:r>
      <w:r w:rsidR="00FF6D72" w:rsidRPr="003F3D90">
        <w:t>bonus</w:t>
      </w:r>
      <w:r w:rsidRPr="003F3D90">
        <w:t>,</w:t>
      </w:r>
      <w:r w:rsidR="007E1E44" w:rsidRPr="003F3D90">
        <w:t xml:space="preserve"> </w:t>
      </w:r>
      <w:r w:rsidRPr="003F3D90">
        <w:t xml:space="preserve">respectively. </w:t>
      </w:r>
      <w:r w:rsidR="00FF6D72" w:rsidRPr="003F3D90">
        <w:t>TEL-PPO maximizes this objective: the clipped surrogate term improves the policy, the value-function term penalizes prediction error, and the entropy term encourages exploration during self-play</w:t>
      </w:r>
      <w:r w:rsidR="000A6744" w:rsidRPr="003F3D90">
        <w:rPr>
          <w:rFonts w:eastAsia="SimSun"/>
        </w:rPr>
        <w:t>.</w:t>
      </w:r>
    </w:p>
    <w:p w14:paraId="19B4D492" w14:textId="3C080F04" w:rsidR="00F00C6E" w:rsidRPr="00F35E9F" w:rsidRDefault="00F00C6E" w:rsidP="00D65A23">
      <w:pPr>
        <w:pStyle w:val="NormalWeb"/>
        <w:numPr>
          <w:ilvl w:val="0"/>
          <w:numId w:val="9"/>
        </w:numPr>
        <w:spacing w:before="240" w:beforeAutospacing="0" w:after="240" w:afterAutospacing="0" w:line="360" w:lineRule="auto"/>
        <w:jc w:val="both"/>
        <w:rPr>
          <w:rStyle w:val="Strong"/>
          <w:b w:val="0"/>
          <w:bCs w:val="0"/>
          <w:color w:val="000000" w:themeColor="text1"/>
        </w:rPr>
      </w:pPr>
      <w:r w:rsidRPr="00F35E9F">
        <w:rPr>
          <w:b/>
          <w:bCs/>
          <w:color w:val="000000" w:themeColor="text1"/>
        </w:rPr>
        <w:t xml:space="preserve">Clipped </w:t>
      </w:r>
      <w:r w:rsidRPr="00F35E9F">
        <w:rPr>
          <w:rStyle w:val="Strong"/>
          <w:color w:val="000000" w:themeColor="text1"/>
        </w:rPr>
        <w:t>Polic</w:t>
      </w:r>
      <w:r w:rsidR="00BC36C1" w:rsidRPr="00F35E9F">
        <w:rPr>
          <w:rStyle w:val="Strong"/>
          <w:color w:val="000000" w:themeColor="text1"/>
        </w:rPr>
        <w:t>y Surrogate</w:t>
      </w:r>
      <w:r w:rsidRPr="00F35E9F">
        <w:rPr>
          <w:rStyle w:val="Strong"/>
          <w:b w:val="0"/>
          <w:bCs w:val="0"/>
          <w:color w:val="000000" w:themeColor="text1"/>
        </w:rPr>
        <w:t xml:space="preserve">: </w:t>
      </w:r>
    </w:p>
    <w:p w14:paraId="24B77D45" w14:textId="39FC4D31" w:rsidR="00D92F3A" w:rsidRPr="003F3D90" w:rsidRDefault="00D92F3A" w:rsidP="00D92F3A">
      <w:pPr>
        <w:pStyle w:val="NormalWeb"/>
        <w:spacing w:before="240" w:beforeAutospacing="0" w:after="240" w:afterAutospacing="0" w:line="360" w:lineRule="auto"/>
        <w:jc w:val="both"/>
        <w:rPr>
          <w:rStyle w:val="Strong"/>
          <w:color w:val="000000" w:themeColor="text1"/>
        </w:rPr>
      </w:pPr>
      <w:r w:rsidRPr="003F3D90">
        <w:rPr>
          <w:color w:val="000000" w:themeColor="text1"/>
        </w:rPr>
        <w:t>The clipped</w:t>
      </w:r>
      <w:r w:rsidR="00435D36" w:rsidRPr="003F3D90">
        <w:rPr>
          <w:color w:val="000000" w:themeColor="text1"/>
        </w:rPr>
        <w:t xml:space="preserve"> policy surrogate</w:t>
      </w:r>
      <w:r w:rsidR="00D76B27" w:rsidRPr="003F3D90">
        <w:rPr>
          <w:color w:val="000000" w:themeColor="text1"/>
        </w:rPr>
        <w:t xml:space="preserve"> for player </w:t>
      </w:r>
      <m:oMath>
        <m:r>
          <w:rPr>
            <w:rFonts w:ascii="Cambria Math" w:hAnsi="Cambria Math"/>
          </w:rPr>
          <m:t>i</m:t>
        </m:r>
      </m:oMath>
      <w:r w:rsidRPr="003F3D90">
        <w:rPr>
          <w:color w:val="000000" w:themeColor="text1"/>
        </w:rPr>
        <w:t xml:space="preserve"> is</w:t>
      </w:r>
    </w:p>
    <w:p w14:paraId="73663A49" w14:textId="59B565F2" w:rsidR="00F00C6E" w:rsidRPr="003F3D90" w:rsidRDefault="00000000" w:rsidP="00D92F3A">
      <w:pPr>
        <w:spacing w:before="240" w:after="240" w:line="360" w:lineRule="auto"/>
        <w:jc w:val="right"/>
        <w:rPr>
          <w:iCs/>
          <w:color w:val="000000" w:themeColor="text1"/>
        </w:rPr>
      </w:pPr>
      <m:oMath>
        <m:sSup>
          <m:sSupPr>
            <m:ctrlPr>
              <w:rPr>
                <w:rFonts w:ascii="Cambria Math" w:hAnsi="Cambria Math"/>
                <w:i/>
                <w:color w:val="000000" w:themeColor="text1"/>
              </w:rPr>
            </m:ctrlPr>
          </m:sSupPr>
          <m:e>
            <m:r>
              <w:rPr>
                <w:rFonts w:ascii="Cambria Math" w:hAnsi="Cambria Math"/>
                <w:color w:val="000000" w:themeColor="text1"/>
              </w:rPr>
              <m:t>L</m:t>
            </m:r>
          </m:e>
          <m:sup>
            <m:r>
              <w:rPr>
                <w:rFonts w:ascii="Cambria Math" w:hAnsi="Cambria Math"/>
                <w:color w:val="000000" w:themeColor="text1"/>
              </w:rPr>
              <m:t>CLIP</m:t>
            </m:r>
          </m:sup>
        </m:sSup>
        <m:d>
          <m:dPr>
            <m:ctrlPr>
              <w:rPr>
                <w:rFonts w:ascii="Cambria Math" w:hAnsi="Cambria Math"/>
                <w:i/>
                <w:color w:val="000000" w:themeColor="text1"/>
              </w:rPr>
            </m:ctrlPr>
          </m:dPr>
          <m:e>
            <m:sSub>
              <m:sSubPr>
                <m:ctrlPr>
                  <w:rPr>
                    <w:rFonts w:ascii="Cambria Math" w:eastAsia="SimSun" w:hAnsi="Cambria Math"/>
                    <w:i/>
                    <w:color w:val="000000" w:themeColor="text1"/>
                  </w:rPr>
                </m:ctrlPr>
              </m:sSubPr>
              <m:e>
                <m:r>
                  <w:rPr>
                    <w:rFonts w:ascii="Cambria Math" w:eastAsia="SimSun" w:hAnsi="Cambria Math"/>
                    <w:color w:val="000000" w:themeColor="text1"/>
                  </w:rPr>
                  <m:t>θ</m:t>
                </m:r>
              </m:e>
              <m:sub>
                <m:r>
                  <w:rPr>
                    <w:rFonts w:ascii="Cambria Math" w:eastAsia="SimSun" w:hAnsi="Cambria Math"/>
                    <w:color w:val="000000" w:themeColor="text1"/>
                  </w:rPr>
                  <m:t>i</m:t>
                </m:r>
              </m:sub>
            </m:sSub>
          </m:e>
        </m:d>
        <m:r>
          <w:rPr>
            <w:rFonts w:ascii="Cambria Math" w:hAnsi="Cambria Math"/>
            <w:color w:val="000000" w:themeColor="text1"/>
          </w:rPr>
          <m:t xml:space="preserve">= E </m:t>
        </m:r>
        <m:d>
          <m:dPr>
            <m:begChr m:val="["/>
            <m:endChr m:val="]"/>
            <m:ctrlPr>
              <w:rPr>
                <w:rFonts w:ascii="Cambria Math" w:hAnsi="Cambria Math"/>
                <w:i/>
                <w:color w:val="000000" w:themeColor="text1"/>
              </w:rPr>
            </m:ctrlPr>
          </m:dPr>
          <m:e>
            <m:func>
              <m:funcPr>
                <m:ctrlPr>
                  <w:rPr>
                    <w:rFonts w:ascii="Cambria Math" w:hAnsi="Cambria Math"/>
                    <w:i/>
                    <w:color w:val="000000" w:themeColor="text1"/>
                  </w:rPr>
                </m:ctrlPr>
              </m:funcPr>
              <m:fName>
                <m:r>
                  <w:rPr>
                    <w:rFonts w:ascii="Cambria Math" w:hAnsi="Cambria Math"/>
                    <w:color w:val="000000" w:themeColor="text1"/>
                  </w:rPr>
                  <m:t>min</m:t>
                </m:r>
              </m:fName>
              <m:e>
                <m:d>
                  <m:dPr>
                    <m:ctrlPr>
                      <w:rPr>
                        <w:rFonts w:ascii="Cambria Math" w:hAnsi="Cambria Math"/>
                        <w:i/>
                        <w:color w:val="000000" w:themeColor="text1"/>
                      </w:rPr>
                    </m:ctrlPr>
                  </m:dPr>
                  <m:e>
                    <m:sSub>
                      <m:sSubPr>
                        <m:ctrlPr>
                          <w:rPr>
                            <w:rFonts w:ascii="Cambria Math" w:hAnsi="Cambria Math"/>
                            <w:i/>
                            <w:color w:val="000000" w:themeColor="text1"/>
                          </w:rPr>
                        </m:ctrlPr>
                      </m:sSubPr>
                      <m:e>
                        <m:r>
                          <w:rPr>
                            <w:rFonts w:ascii="Cambria Math" w:hAnsi="Cambria Math"/>
                            <w:color w:val="000000" w:themeColor="text1"/>
                          </w:rPr>
                          <m:t>ρ</m:t>
                        </m:r>
                      </m:e>
                      <m:sub>
                        <m:r>
                          <w:rPr>
                            <w:rFonts w:ascii="Cambria Math" w:hAnsi="Cambria Math"/>
                            <w:color w:val="000000" w:themeColor="text1"/>
                          </w:rPr>
                          <m:t>i</m:t>
                        </m:r>
                      </m:sub>
                    </m:sSub>
                    <m:d>
                      <m:dPr>
                        <m:ctrlPr>
                          <w:rPr>
                            <w:rFonts w:ascii="Cambria Math" w:hAnsi="Cambria Math"/>
                            <w:i/>
                            <w:color w:val="000000" w:themeColor="text1"/>
                          </w:rPr>
                        </m:ctrlPr>
                      </m:dPr>
                      <m:e>
                        <m:sSub>
                          <m:sSubPr>
                            <m:ctrlPr>
                              <w:rPr>
                                <w:rFonts w:ascii="Cambria Math" w:eastAsia="SimSun" w:hAnsi="Cambria Math"/>
                                <w:i/>
                                <w:color w:val="000000" w:themeColor="text1"/>
                              </w:rPr>
                            </m:ctrlPr>
                          </m:sSubPr>
                          <m:e>
                            <m:r>
                              <w:rPr>
                                <w:rFonts w:ascii="Cambria Math" w:eastAsia="SimSun" w:hAnsi="Cambria Math"/>
                                <w:color w:val="000000" w:themeColor="text1"/>
                              </w:rPr>
                              <m:t>θ</m:t>
                            </m:r>
                          </m:e>
                          <m:sub>
                            <m:r>
                              <w:rPr>
                                <w:rFonts w:ascii="Cambria Math" w:eastAsia="SimSun" w:hAnsi="Cambria Math"/>
                                <w:color w:val="000000" w:themeColor="text1"/>
                              </w:rPr>
                              <m:t>i</m:t>
                            </m:r>
                          </m:sub>
                        </m:sSub>
                      </m:e>
                    </m:d>
                    <m:sSub>
                      <m:sSubPr>
                        <m:ctrlPr>
                          <w:rPr>
                            <w:rFonts w:ascii="Cambria Math" w:hAnsi="Cambria Math"/>
                            <w:i/>
                            <w:color w:val="000000" w:themeColor="text1"/>
                          </w:rPr>
                        </m:ctrlPr>
                      </m:sSubPr>
                      <m:e>
                        <m:acc>
                          <m:accPr>
                            <m:ctrlPr>
                              <w:rPr>
                                <w:rFonts w:ascii="Cambria Math" w:hAnsi="Cambria Math"/>
                                <w:i/>
                                <w:color w:val="000000" w:themeColor="text1"/>
                              </w:rPr>
                            </m:ctrlPr>
                          </m:accPr>
                          <m:e>
                            <m:r>
                              <w:rPr>
                                <w:rFonts w:ascii="Cambria Math" w:hAnsi="Cambria Math"/>
                                <w:color w:val="000000" w:themeColor="text1"/>
                              </w:rPr>
                              <m:t>A</m:t>
                            </m:r>
                          </m:e>
                        </m:acc>
                      </m:e>
                      <m:sub>
                        <m:r>
                          <w:rPr>
                            <w:rFonts w:ascii="Cambria Math" w:hAnsi="Cambria Math"/>
                            <w:color w:val="000000" w:themeColor="text1"/>
                          </w:rPr>
                          <m:t>i</m:t>
                        </m:r>
                      </m:sub>
                    </m:sSub>
                    <m:r>
                      <w:rPr>
                        <w:rFonts w:ascii="Cambria Math" w:hAnsi="Cambria Math"/>
                        <w:color w:val="000000" w:themeColor="text1"/>
                      </w:rPr>
                      <m:t>, clip</m:t>
                    </m:r>
                    <m:d>
                      <m:dPr>
                        <m:ctrlPr>
                          <w:rPr>
                            <w:rFonts w:ascii="Cambria Math" w:hAnsi="Cambria Math"/>
                            <w:i/>
                            <w:color w:val="000000" w:themeColor="text1"/>
                          </w:rPr>
                        </m:ctrlPr>
                      </m:dPr>
                      <m:e>
                        <m:sSub>
                          <m:sSubPr>
                            <m:ctrlPr>
                              <w:rPr>
                                <w:rFonts w:ascii="Cambria Math" w:hAnsi="Cambria Math"/>
                                <w:i/>
                                <w:color w:val="000000" w:themeColor="text1"/>
                              </w:rPr>
                            </m:ctrlPr>
                          </m:sSubPr>
                          <m:e>
                            <m:r>
                              <w:rPr>
                                <w:rFonts w:ascii="Cambria Math" w:hAnsi="Cambria Math"/>
                                <w:color w:val="000000" w:themeColor="text1"/>
                              </w:rPr>
                              <m:t>ρ</m:t>
                            </m:r>
                          </m:e>
                          <m:sub>
                            <m:r>
                              <w:rPr>
                                <w:rFonts w:ascii="Cambria Math" w:hAnsi="Cambria Math"/>
                                <w:color w:val="000000" w:themeColor="text1"/>
                              </w:rPr>
                              <m:t>i</m:t>
                            </m:r>
                          </m:sub>
                        </m:sSub>
                        <m:d>
                          <m:dPr>
                            <m:ctrlPr>
                              <w:rPr>
                                <w:rFonts w:ascii="Cambria Math" w:hAnsi="Cambria Math"/>
                                <w:i/>
                                <w:color w:val="000000" w:themeColor="text1"/>
                              </w:rPr>
                            </m:ctrlPr>
                          </m:dPr>
                          <m:e>
                            <m:sSub>
                              <m:sSubPr>
                                <m:ctrlPr>
                                  <w:rPr>
                                    <w:rFonts w:ascii="Cambria Math" w:eastAsia="SimSun" w:hAnsi="Cambria Math"/>
                                    <w:i/>
                                    <w:color w:val="000000" w:themeColor="text1"/>
                                  </w:rPr>
                                </m:ctrlPr>
                              </m:sSubPr>
                              <m:e>
                                <m:r>
                                  <w:rPr>
                                    <w:rFonts w:ascii="Cambria Math" w:eastAsia="SimSun" w:hAnsi="Cambria Math"/>
                                    <w:color w:val="000000" w:themeColor="text1"/>
                                  </w:rPr>
                                  <m:t>θ</m:t>
                                </m:r>
                              </m:e>
                              <m:sub>
                                <m:r>
                                  <w:rPr>
                                    <w:rFonts w:ascii="Cambria Math" w:eastAsia="SimSun" w:hAnsi="Cambria Math"/>
                                    <w:color w:val="000000" w:themeColor="text1"/>
                                  </w:rPr>
                                  <m:t>i</m:t>
                                </m:r>
                              </m:sub>
                            </m:sSub>
                          </m:e>
                        </m:d>
                        <m:r>
                          <w:rPr>
                            <w:rFonts w:ascii="Cambria Math" w:hAnsi="Cambria Math"/>
                            <w:color w:val="000000" w:themeColor="text1"/>
                          </w:rPr>
                          <m:t>, 1- ϵ, 1+ϵ</m:t>
                        </m:r>
                      </m:e>
                    </m:d>
                    <m:sSub>
                      <m:sSubPr>
                        <m:ctrlPr>
                          <w:rPr>
                            <w:rFonts w:ascii="Cambria Math" w:hAnsi="Cambria Math"/>
                            <w:i/>
                            <w:color w:val="000000" w:themeColor="text1"/>
                          </w:rPr>
                        </m:ctrlPr>
                      </m:sSubPr>
                      <m:e>
                        <m:acc>
                          <m:accPr>
                            <m:ctrlPr>
                              <w:rPr>
                                <w:rFonts w:ascii="Cambria Math" w:hAnsi="Cambria Math"/>
                                <w:i/>
                                <w:color w:val="000000" w:themeColor="text1"/>
                              </w:rPr>
                            </m:ctrlPr>
                          </m:accPr>
                          <m:e>
                            <m:r>
                              <w:rPr>
                                <w:rFonts w:ascii="Cambria Math" w:hAnsi="Cambria Math"/>
                                <w:color w:val="000000" w:themeColor="text1"/>
                              </w:rPr>
                              <m:t>A</m:t>
                            </m:r>
                          </m:e>
                        </m:acc>
                      </m:e>
                      <m:sub>
                        <m:r>
                          <w:rPr>
                            <w:rFonts w:ascii="Cambria Math" w:hAnsi="Cambria Math"/>
                            <w:color w:val="000000" w:themeColor="text1"/>
                          </w:rPr>
                          <m:t>i</m:t>
                        </m:r>
                      </m:sub>
                    </m:sSub>
                  </m:e>
                </m:d>
              </m:e>
            </m:func>
          </m:e>
        </m:d>
      </m:oMath>
      <w:r w:rsidR="00C0733C" w:rsidRPr="003F3D90">
        <w:rPr>
          <w:i/>
          <w:color w:val="000000" w:themeColor="text1"/>
        </w:rPr>
        <w:tab/>
      </w:r>
      <w:r w:rsidR="00C0733C" w:rsidRPr="003F3D90">
        <w:rPr>
          <w:iCs/>
          <w:color w:val="000000" w:themeColor="text1"/>
        </w:rPr>
        <w:tab/>
      </w:r>
      <w:r w:rsidR="00D92F3A" w:rsidRPr="003F3D90">
        <w:rPr>
          <w:iCs/>
          <w:color w:val="000000" w:themeColor="text1"/>
        </w:rPr>
        <w:tab/>
      </w:r>
      <w:r w:rsidR="00C0733C" w:rsidRPr="003F3D90">
        <w:rPr>
          <w:iCs/>
          <w:color w:val="000000" w:themeColor="text1"/>
        </w:rPr>
        <w:t>(</w:t>
      </w:r>
      <w:r w:rsidR="003E38EF">
        <w:rPr>
          <w:iCs/>
          <w:color w:val="000000" w:themeColor="text1"/>
        </w:rPr>
        <w:t>11</w:t>
      </w:r>
      <w:r w:rsidR="00C0733C" w:rsidRPr="003F3D90">
        <w:rPr>
          <w:iCs/>
          <w:color w:val="000000" w:themeColor="text1"/>
        </w:rPr>
        <w:t>)</w:t>
      </w:r>
    </w:p>
    <w:p w14:paraId="7B7788A0" w14:textId="05A1CF9F" w:rsidR="00D76B27" w:rsidRPr="003F3D90" w:rsidRDefault="00D76B27" w:rsidP="00D76B27">
      <w:pPr>
        <w:spacing w:before="240" w:after="240" w:line="360" w:lineRule="auto"/>
        <w:rPr>
          <w:color w:val="000000" w:themeColor="text1"/>
        </w:rPr>
      </w:pPr>
      <w:proofErr w:type="gramStart"/>
      <w:r w:rsidRPr="003F3D90">
        <w:rPr>
          <w:color w:val="000000" w:themeColor="text1"/>
        </w:rPr>
        <w:t>w</w:t>
      </w:r>
      <w:r w:rsidR="00F00C6E" w:rsidRPr="003F3D90">
        <w:rPr>
          <w:color w:val="000000" w:themeColor="text1"/>
        </w:rPr>
        <w:t>here</w:t>
      </w:r>
      <w:proofErr w:type="gramEnd"/>
      <w:r w:rsidRPr="003F3D90">
        <w:rPr>
          <w:color w:val="000000" w:themeColor="text1"/>
        </w:rPr>
        <w:t xml:space="preserve"> </w:t>
      </w:r>
    </w:p>
    <w:p w14:paraId="7043194A" w14:textId="7CBFA1A7" w:rsidR="00D76B27" w:rsidRPr="003F3D90" w:rsidRDefault="00000000" w:rsidP="00D76B27">
      <w:pPr>
        <w:spacing w:before="240" w:after="240" w:line="360" w:lineRule="auto"/>
        <w:jc w:val="right"/>
        <w:rPr>
          <w:color w:val="000000" w:themeColor="text1"/>
        </w:rPr>
      </w:pPr>
      <m:oMath>
        <m:sSub>
          <m:sSubPr>
            <m:ctrlPr>
              <w:rPr>
                <w:rFonts w:ascii="Cambria Math" w:hAnsi="Cambria Math"/>
                <w:i/>
                <w:color w:val="000000" w:themeColor="text1"/>
              </w:rPr>
            </m:ctrlPr>
          </m:sSubPr>
          <m:e>
            <m:r>
              <w:rPr>
                <w:rFonts w:ascii="Cambria Math" w:hAnsi="Cambria Math"/>
                <w:color w:val="000000" w:themeColor="text1"/>
              </w:rPr>
              <m:t>ρ</m:t>
            </m:r>
          </m:e>
          <m:sub>
            <m:r>
              <w:rPr>
                <w:rFonts w:ascii="Cambria Math" w:hAnsi="Cambria Math"/>
                <w:color w:val="000000" w:themeColor="text1"/>
              </w:rPr>
              <m:t>i</m:t>
            </m:r>
          </m:sub>
        </m:sSub>
        <m:r>
          <w:rPr>
            <w:rFonts w:ascii="Cambria Math" w:hAnsi="Cambria Math"/>
            <w:color w:val="000000" w:themeColor="text1"/>
          </w:rPr>
          <m:t>(</m:t>
        </m:r>
        <m:sSub>
          <m:sSubPr>
            <m:ctrlPr>
              <w:rPr>
                <w:rFonts w:ascii="Cambria Math" w:eastAsia="SimSun" w:hAnsi="Cambria Math"/>
                <w:i/>
                <w:color w:val="000000" w:themeColor="text1"/>
              </w:rPr>
            </m:ctrlPr>
          </m:sSubPr>
          <m:e>
            <m:r>
              <w:rPr>
                <w:rFonts w:ascii="Cambria Math" w:eastAsia="SimSun" w:hAnsi="Cambria Math"/>
                <w:color w:val="000000" w:themeColor="text1"/>
              </w:rPr>
              <m:t>θ</m:t>
            </m:r>
          </m:e>
          <m:sub>
            <m:r>
              <w:rPr>
                <w:rFonts w:ascii="Cambria Math" w:eastAsia="SimSun" w:hAnsi="Cambria Math"/>
                <w:color w:val="000000" w:themeColor="text1"/>
              </w:rPr>
              <m:t>i</m:t>
            </m:r>
          </m:sub>
        </m:sSub>
        <m:r>
          <w:rPr>
            <w:rFonts w:ascii="Cambria Math" w:hAnsi="Cambria Math"/>
            <w:color w:val="000000" w:themeColor="text1"/>
          </w:rPr>
          <m:t>)=</m:t>
        </m:r>
        <m:f>
          <m:fPr>
            <m:ctrlPr>
              <w:rPr>
                <w:rFonts w:ascii="Cambria Math" w:hAnsi="Cambria Math"/>
                <w:i/>
                <w:iCs/>
                <w:color w:val="000000" w:themeColor="text1"/>
              </w:rPr>
            </m:ctrlPr>
          </m:fPr>
          <m:num>
            <m:sSub>
              <m:sSubPr>
                <m:ctrlPr>
                  <w:rPr>
                    <w:rFonts w:ascii="Cambria Math" w:hAnsi="Cambria Math"/>
                    <w:i/>
                    <w:iCs/>
                    <w:color w:val="000000" w:themeColor="text1"/>
                  </w:rPr>
                </m:ctrlPr>
              </m:sSubPr>
              <m:e>
                <m:r>
                  <w:rPr>
                    <w:rFonts w:ascii="Cambria Math" w:hAnsi="Cambria Math"/>
                    <w:color w:val="000000" w:themeColor="text1"/>
                  </w:rPr>
                  <m:t>π</m:t>
                </m:r>
              </m:e>
              <m:sub>
                <m:sSub>
                  <m:sSubPr>
                    <m:ctrlPr>
                      <w:rPr>
                        <w:rFonts w:ascii="Cambria Math" w:eastAsia="SimSun" w:hAnsi="Cambria Math"/>
                        <w:i/>
                        <w:color w:val="000000" w:themeColor="text1"/>
                      </w:rPr>
                    </m:ctrlPr>
                  </m:sSubPr>
                  <m:e>
                    <m:r>
                      <w:rPr>
                        <w:rFonts w:ascii="Cambria Math" w:eastAsia="SimSun" w:hAnsi="Cambria Math"/>
                        <w:color w:val="000000" w:themeColor="text1"/>
                      </w:rPr>
                      <m:t>θ</m:t>
                    </m:r>
                  </m:e>
                  <m:sub>
                    <m:r>
                      <w:rPr>
                        <w:rFonts w:ascii="Cambria Math" w:eastAsia="SimSun" w:hAnsi="Cambria Math"/>
                        <w:color w:val="000000" w:themeColor="text1"/>
                      </w:rPr>
                      <m:t>i</m:t>
                    </m:r>
                  </m:sub>
                </m:sSub>
              </m:sub>
            </m:sSub>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a</m:t>
                </m:r>
              </m:e>
              <m:sub>
                <m:r>
                  <w:rPr>
                    <w:rFonts w:ascii="Cambria Math" w:hAnsi="Cambria Math"/>
                    <w:color w:val="000000" w:themeColor="text1"/>
                  </w:rPr>
                  <m:t>i</m:t>
                </m:r>
              </m:sub>
            </m:sSub>
            <m:r>
              <w:rPr>
                <w:rFonts w:ascii="Cambria Math" w:hAnsi="Cambria Math"/>
                <w:color w:val="000000" w:themeColor="text1"/>
              </w:rPr>
              <m:t>∣s)</m:t>
            </m:r>
          </m:num>
          <m:den>
            <m:sSub>
              <m:sSubPr>
                <m:ctrlPr>
                  <w:rPr>
                    <w:rFonts w:ascii="Cambria Math" w:hAnsi="Cambria Math"/>
                    <w:i/>
                    <w:iCs/>
                    <w:color w:val="000000" w:themeColor="text1"/>
                  </w:rPr>
                </m:ctrlPr>
              </m:sSubPr>
              <m:e>
                <m:r>
                  <w:rPr>
                    <w:rFonts w:ascii="Cambria Math" w:hAnsi="Cambria Math"/>
                    <w:color w:val="000000" w:themeColor="text1"/>
                  </w:rPr>
                  <m:t>π</m:t>
                </m:r>
              </m:e>
              <m:sub>
                <m:sSub>
                  <m:sSubPr>
                    <m:ctrlPr>
                      <w:rPr>
                        <w:rFonts w:ascii="Cambria Math" w:hAnsi="Cambria Math"/>
                        <w:i/>
                        <w:iCs/>
                        <w:color w:val="000000" w:themeColor="text1"/>
                      </w:rPr>
                    </m:ctrlPr>
                  </m:sSubPr>
                  <m:e>
                    <m:sSub>
                      <m:sSubPr>
                        <m:ctrlPr>
                          <w:rPr>
                            <w:rFonts w:ascii="Cambria Math" w:eastAsia="SimSun" w:hAnsi="Cambria Math"/>
                            <w:i/>
                            <w:color w:val="000000" w:themeColor="text1"/>
                          </w:rPr>
                        </m:ctrlPr>
                      </m:sSubPr>
                      <m:e>
                        <m:r>
                          <w:rPr>
                            <w:rFonts w:ascii="Cambria Math" w:eastAsia="SimSun" w:hAnsi="Cambria Math"/>
                            <w:color w:val="000000" w:themeColor="text1"/>
                          </w:rPr>
                          <m:t>θ</m:t>
                        </m:r>
                      </m:e>
                      <m:sub>
                        <m:r>
                          <w:rPr>
                            <w:rFonts w:ascii="Cambria Math" w:eastAsia="SimSun" w:hAnsi="Cambria Math"/>
                            <w:color w:val="000000" w:themeColor="text1"/>
                          </w:rPr>
                          <m:t>i</m:t>
                        </m:r>
                      </m:sub>
                    </m:sSub>
                  </m:e>
                  <m:sub>
                    <m:r>
                      <w:rPr>
                        <w:rFonts w:ascii="Cambria Math" w:hAnsi="Cambria Math"/>
                        <w:color w:val="000000" w:themeColor="text1"/>
                      </w:rPr>
                      <m:t>old</m:t>
                    </m:r>
                  </m:sub>
                </m:sSub>
              </m:sub>
            </m:sSub>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a</m:t>
                </m:r>
              </m:e>
              <m:sub>
                <m:r>
                  <w:rPr>
                    <w:rFonts w:ascii="Cambria Math" w:hAnsi="Cambria Math"/>
                    <w:color w:val="000000" w:themeColor="text1"/>
                  </w:rPr>
                  <m:t>i</m:t>
                </m:r>
              </m:sub>
            </m:sSub>
            <m:r>
              <w:rPr>
                <w:rFonts w:ascii="Cambria Math" w:hAnsi="Cambria Math"/>
                <w:color w:val="000000" w:themeColor="text1"/>
              </w:rPr>
              <m:t>∣s)</m:t>
            </m:r>
          </m:den>
        </m:f>
      </m:oMath>
      <w:r w:rsidR="00D76B27" w:rsidRPr="003F3D90">
        <w:rPr>
          <w:i/>
          <w:iCs/>
          <w:color w:val="000000" w:themeColor="text1"/>
        </w:rPr>
        <w:tab/>
      </w:r>
      <w:r w:rsidR="00D76B27" w:rsidRPr="003F3D90">
        <w:rPr>
          <w:color w:val="000000" w:themeColor="text1"/>
        </w:rPr>
        <w:tab/>
      </w:r>
      <w:r w:rsidR="00D76B27" w:rsidRPr="003F3D90">
        <w:rPr>
          <w:color w:val="000000" w:themeColor="text1"/>
        </w:rPr>
        <w:tab/>
      </w:r>
      <w:r w:rsidR="00D76B27" w:rsidRPr="003F3D90">
        <w:rPr>
          <w:color w:val="000000" w:themeColor="text1"/>
        </w:rPr>
        <w:tab/>
      </w:r>
      <w:r w:rsidR="00D76B27" w:rsidRPr="003F3D90">
        <w:rPr>
          <w:color w:val="000000" w:themeColor="text1"/>
        </w:rPr>
        <w:tab/>
      </w:r>
      <w:r w:rsidR="00D76B27" w:rsidRPr="003F3D90">
        <w:rPr>
          <w:color w:val="000000" w:themeColor="text1"/>
        </w:rPr>
        <w:tab/>
        <w:t>(</w:t>
      </w:r>
      <w:r w:rsidR="003E38EF">
        <w:rPr>
          <w:color w:val="000000" w:themeColor="text1"/>
        </w:rPr>
        <w:t>12</w:t>
      </w:r>
      <w:r w:rsidR="00D76B27" w:rsidRPr="003F3D90">
        <w:rPr>
          <w:color w:val="000000" w:themeColor="text1"/>
        </w:rPr>
        <w:t>)</w:t>
      </w:r>
    </w:p>
    <w:p w14:paraId="7645E2C9" w14:textId="559EF253" w:rsidR="00F00C6E" w:rsidRPr="003F3D90" w:rsidRDefault="00F00C6E" w:rsidP="00D76B27">
      <w:pPr>
        <w:pStyle w:val="NormalWeb"/>
        <w:spacing w:before="240" w:beforeAutospacing="0" w:after="240" w:afterAutospacing="0" w:line="360" w:lineRule="auto"/>
        <w:jc w:val="both"/>
        <w:rPr>
          <w:color w:val="000000" w:themeColor="text1"/>
        </w:rPr>
      </w:pPr>
      <w:r w:rsidRPr="003F3D90">
        <w:rPr>
          <w:color w:val="000000" w:themeColor="text1"/>
        </w:rPr>
        <w:t xml:space="preserve">represents the probability ratio between the updated policy and the </w:t>
      </w:r>
      <w:r w:rsidR="00594663" w:rsidRPr="003F3D90">
        <w:rPr>
          <w:color w:val="000000" w:themeColor="text1"/>
        </w:rPr>
        <w:t xml:space="preserve">old policy used to collect the sampled action </w:t>
      </w:r>
      <m:oMath>
        <m:sSub>
          <m:sSubPr>
            <m:ctrlPr>
              <w:rPr>
                <w:rFonts w:ascii="Cambria Math" w:hAnsi="Cambria Math"/>
                <w:i/>
                <w:color w:val="000000" w:themeColor="text1"/>
              </w:rPr>
            </m:ctrlPr>
          </m:sSubPr>
          <m:e>
            <m:r>
              <w:rPr>
                <w:rFonts w:ascii="Cambria Math" w:hAnsi="Cambria Math"/>
                <w:color w:val="000000" w:themeColor="text1"/>
              </w:rPr>
              <m:t>a</m:t>
            </m:r>
          </m:e>
          <m:sub>
            <m:r>
              <w:rPr>
                <w:rFonts w:ascii="Cambria Math" w:hAnsi="Cambria Math"/>
                <w:color w:val="000000" w:themeColor="text1"/>
              </w:rPr>
              <m:t>i</m:t>
            </m:r>
          </m:sub>
        </m:sSub>
      </m:oMath>
      <w:r w:rsidR="00D76B27" w:rsidRPr="003F3D90">
        <w:rPr>
          <w:color w:val="000000" w:themeColor="text1"/>
        </w:rPr>
        <w:t xml:space="preserve">. The term </w:t>
      </w:r>
      <m:oMath>
        <m:acc>
          <m:accPr>
            <m:ctrlPr>
              <w:rPr>
                <w:rFonts w:ascii="Cambria Math" w:hAnsi="Cambria Math"/>
                <w:i/>
                <w:color w:val="000000" w:themeColor="text1"/>
              </w:rPr>
            </m:ctrlPr>
          </m:accPr>
          <m:e>
            <m:r>
              <w:rPr>
                <w:rFonts w:ascii="Cambria Math" w:hAnsi="Cambria Math"/>
                <w:color w:val="000000" w:themeColor="text1"/>
              </w:rPr>
              <m:t>A</m:t>
            </m:r>
          </m:e>
        </m:acc>
      </m:oMath>
      <w:r w:rsidR="00DC464F" w:rsidRPr="003F3D90">
        <w:rPr>
          <w:color w:val="000000" w:themeColor="text1"/>
        </w:rPr>
        <w:t xml:space="preserve"> </w:t>
      </w:r>
      <w:r w:rsidRPr="003F3D90">
        <w:rPr>
          <w:color w:val="000000" w:themeColor="text1"/>
        </w:rPr>
        <w:t>denote</w:t>
      </w:r>
      <w:r w:rsidR="00DC464F" w:rsidRPr="003F3D90">
        <w:rPr>
          <w:color w:val="000000" w:themeColor="text1"/>
        </w:rPr>
        <w:t>s</w:t>
      </w:r>
      <w:r w:rsidRPr="003F3D90">
        <w:rPr>
          <w:color w:val="000000" w:themeColor="text1"/>
        </w:rPr>
        <w:t xml:space="preserve"> the </w:t>
      </w:r>
      <w:r w:rsidR="00D76B27" w:rsidRPr="003F3D90">
        <w:rPr>
          <w:color w:val="000000" w:themeColor="text1"/>
        </w:rPr>
        <w:t xml:space="preserve">estimated </w:t>
      </w:r>
      <w:r w:rsidRPr="003F3D90">
        <w:rPr>
          <w:color w:val="000000" w:themeColor="text1"/>
        </w:rPr>
        <w:t>advantage</w:t>
      </w:r>
      <w:r w:rsidR="00435D36" w:rsidRPr="003F3D90">
        <w:rPr>
          <w:color w:val="000000" w:themeColor="text1"/>
        </w:rPr>
        <w:t xml:space="preserve">, </w:t>
      </w:r>
      <w:r w:rsidRPr="003F3D90">
        <w:rPr>
          <w:color w:val="000000" w:themeColor="text1"/>
        </w:rPr>
        <w:t xml:space="preserve">computed using </w:t>
      </w:r>
      <w:r w:rsidRPr="003F3D90">
        <w:rPr>
          <w:rStyle w:val="Strong"/>
          <w:rFonts w:eastAsiaTheme="majorEastAsia"/>
          <w:b w:val="0"/>
          <w:bCs w:val="0"/>
          <w:color w:val="000000" w:themeColor="text1"/>
        </w:rPr>
        <w:t xml:space="preserve">Generalized </w:t>
      </w:r>
      <w:r w:rsidRPr="003F3D90">
        <w:rPr>
          <w:rStyle w:val="Strong"/>
          <w:rFonts w:eastAsiaTheme="majorEastAsia"/>
          <w:b w:val="0"/>
          <w:bCs w:val="0"/>
          <w:color w:val="000000" w:themeColor="text1"/>
        </w:rPr>
        <w:lastRenderedPageBreak/>
        <w:t>Advantage Estimation (GAE),</w:t>
      </w:r>
      <w:r w:rsidR="00D92F3A" w:rsidRPr="003F3D90">
        <w:rPr>
          <w:color w:val="000000" w:themeColor="text1"/>
        </w:rPr>
        <w:t xml:space="preserve"> </w:t>
      </w:r>
      <w:r w:rsidRPr="003F3D90">
        <w:rPr>
          <w:color w:val="000000" w:themeColor="text1"/>
        </w:rPr>
        <w:t xml:space="preserve">and </w:t>
      </w:r>
      <m:oMath>
        <m:r>
          <w:rPr>
            <w:rFonts w:ascii="Cambria Math" w:hAnsi="Cambria Math"/>
            <w:color w:val="000000" w:themeColor="text1"/>
          </w:rPr>
          <m:t>ϵ</m:t>
        </m:r>
      </m:oMath>
      <w:r w:rsidRPr="003F3D90">
        <w:rPr>
          <w:color w:val="000000" w:themeColor="text1"/>
        </w:rPr>
        <w:t xml:space="preserve"> is the clipping threshold</w:t>
      </w:r>
      <w:r w:rsidR="00D76B27" w:rsidRPr="003F3D90">
        <w:rPr>
          <w:color w:val="000000" w:themeColor="text1"/>
        </w:rPr>
        <w:t xml:space="preserve">. The clipping operation </w:t>
      </w:r>
      <w:r w:rsidR="00435D36" w:rsidRPr="003F3D90">
        <w:rPr>
          <w:color w:val="000000" w:themeColor="text1"/>
        </w:rPr>
        <w:t>restricts</w:t>
      </w:r>
      <w:r w:rsidR="00D76B27" w:rsidRPr="003F3D90">
        <w:rPr>
          <w:color w:val="000000" w:themeColor="text1"/>
        </w:rPr>
        <w:t xml:space="preserve"> the effect</w:t>
      </w:r>
      <w:r w:rsidR="00074840" w:rsidRPr="003F3D90">
        <w:rPr>
          <w:color w:val="000000" w:themeColor="text1"/>
        </w:rPr>
        <w:t xml:space="preserve">ive policy update to the interval </w:t>
      </w:r>
      <m:oMath>
        <m:r>
          <w:rPr>
            <w:rFonts w:ascii="Cambria Math" w:hAnsi="Cambria Math"/>
            <w:color w:val="000000" w:themeColor="text1"/>
          </w:rPr>
          <m:t>[1- ϵ, 1+ϵ]</m:t>
        </m:r>
      </m:oMath>
      <w:r w:rsidR="00074840" w:rsidRPr="003F3D90">
        <w:rPr>
          <w:color w:val="000000" w:themeColor="text1"/>
        </w:rPr>
        <w:t xml:space="preserve">, thereby improving stability in noisy self-play </w:t>
      </w:r>
      <w:r w:rsidR="00435D36" w:rsidRPr="003F3D90">
        <w:rPr>
          <w:color w:val="000000" w:themeColor="text1"/>
        </w:rPr>
        <w:t>environments</w:t>
      </w:r>
      <w:r w:rsidRPr="003F3D90">
        <w:rPr>
          <w:color w:val="000000" w:themeColor="text1"/>
        </w:rPr>
        <w:t xml:space="preserve">.  </w:t>
      </w:r>
    </w:p>
    <w:p w14:paraId="721A2A62" w14:textId="77777777" w:rsidR="00F00C6E" w:rsidRPr="00F35E9F" w:rsidRDefault="00F00C6E" w:rsidP="00D65A23">
      <w:pPr>
        <w:pStyle w:val="Heading3"/>
        <w:numPr>
          <w:ilvl w:val="0"/>
          <w:numId w:val="9"/>
        </w:numPr>
        <w:spacing w:before="240" w:after="240" w:line="360" w:lineRule="auto"/>
        <w:jc w:val="both"/>
        <w:rPr>
          <w:rStyle w:val="Strong"/>
          <w:rFonts w:cs="Times New Roman"/>
          <w:color w:val="000000" w:themeColor="text1"/>
          <w:sz w:val="24"/>
          <w:szCs w:val="24"/>
        </w:rPr>
      </w:pPr>
      <w:r w:rsidRPr="00F35E9F">
        <w:rPr>
          <w:rStyle w:val="Strong"/>
          <w:rFonts w:cs="Times New Roman"/>
          <w:color w:val="000000" w:themeColor="text1"/>
          <w:sz w:val="24"/>
          <w:szCs w:val="24"/>
        </w:rPr>
        <w:t>Value-Function Loss:</w:t>
      </w:r>
    </w:p>
    <w:p w14:paraId="2A222032" w14:textId="4C3FF9F0" w:rsidR="00D92F3A" w:rsidRPr="003F3D90" w:rsidRDefault="00074840" w:rsidP="007E1E44">
      <w:pPr>
        <w:jc w:val="both"/>
      </w:pPr>
      <w:r w:rsidRPr="003F3D90">
        <w:t>The critic is trained by minimizing the squared error between the predicted value and the empirical return</w:t>
      </w:r>
    </w:p>
    <w:p w14:paraId="567121C6" w14:textId="14CF81AB" w:rsidR="004E0DD2" w:rsidRPr="003F3D90" w:rsidRDefault="00000000" w:rsidP="004E0DD2">
      <w:pPr>
        <w:pStyle w:val="NormalWeb"/>
        <w:spacing w:before="240" w:beforeAutospacing="0" w:after="240" w:afterAutospacing="0" w:line="360" w:lineRule="auto"/>
        <w:jc w:val="right"/>
      </w:pPr>
      <m:oMath>
        <m:sSubSup>
          <m:sSubSupPr>
            <m:ctrlPr>
              <w:rPr>
                <w:rFonts w:ascii="Cambria Math" w:hAnsi="Cambria Math"/>
                <w:i/>
                <w:color w:val="000000" w:themeColor="text1"/>
              </w:rPr>
            </m:ctrlPr>
          </m:sSubSupPr>
          <m:e>
            <m:r>
              <w:rPr>
                <w:rFonts w:ascii="Cambria Math" w:hAnsi="Cambria Math"/>
                <w:color w:val="000000" w:themeColor="text1"/>
              </w:rPr>
              <m:t>L</m:t>
            </m:r>
          </m:e>
          <m:sub>
            <m:r>
              <w:rPr>
                <w:rFonts w:ascii="Cambria Math" w:hAnsi="Cambria Math"/>
                <w:color w:val="000000" w:themeColor="text1"/>
              </w:rPr>
              <m:t>i</m:t>
            </m:r>
          </m:sub>
          <m:sup>
            <m:r>
              <w:rPr>
                <w:rFonts w:ascii="Cambria Math" w:hAnsi="Cambria Math"/>
                <w:color w:val="000000" w:themeColor="text1"/>
              </w:rPr>
              <m:t>value</m:t>
            </m:r>
          </m:sup>
        </m:sSubSup>
        <m:r>
          <w:rPr>
            <w:rFonts w:ascii="Cambria Math" w:hAnsi="Cambria Math"/>
            <w:color w:val="000000" w:themeColor="text1"/>
          </w:rPr>
          <m:t>=E[(</m:t>
        </m:r>
        <m:sSub>
          <m:sSubPr>
            <m:ctrlPr>
              <w:rPr>
                <w:rFonts w:ascii="Cambria Math" w:hAnsi="Cambria Math"/>
                <w:i/>
                <w:color w:val="000000" w:themeColor="text1"/>
              </w:rPr>
            </m:ctrlPr>
          </m:sSubPr>
          <m:e>
            <m:r>
              <w:rPr>
                <w:rFonts w:ascii="Cambria Math" w:hAnsi="Cambria Math"/>
                <w:color w:val="000000" w:themeColor="text1"/>
              </w:rPr>
              <m:t>V</m:t>
            </m:r>
          </m:e>
          <m:sub>
            <m:sSub>
              <m:sSubPr>
                <m:ctrlPr>
                  <w:rPr>
                    <w:rFonts w:ascii="Cambria Math" w:eastAsia="SimSun" w:hAnsi="Cambria Math"/>
                    <w:i/>
                    <w:color w:val="000000" w:themeColor="text1"/>
                  </w:rPr>
                </m:ctrlPr>
              </m:sSubPr>
              <m:e>
                <m:r>
                  <w:rPr>
                    <w:rFonts w:ascii="Cambria Math" w:eastAsia="SimSun" w:hAnsi="Cambria Math"/>
                    <w:color w:val="000000" w:themeColor="text1"/>
                  </w:rPr>
                  <m:t>θ</m:t>
                </m:r>
              </m:e>
              <m:sub>
                <m:r>
                  <w:rPr>
                    <w:rFonts w:ascii="Cambria Math" w:eastAsia="SimSun" w:hAnsi="Cambria Math"/>
                    <w:color w:val="000000" w:themeColor="text1"/>
                  </w:rPr>
                  <m:t>i</m:t>
                </m:r>
              </m:sub>
            </m:sSub>
          </m:sub>
        </m:sSub>
        <m:r>
          <w:rPr>
            <w:rFonts w:ascii="Cambria Math" w:hAnsi="Cambria Math"/>
            <w:color w:val="000000" w:themeColor="text1"/>
          </w:rPr>
          <m:t>(s)-</m:t>
        </m:r>
        <m:sSub>
          <m:sSubPr>
            <m:ctrlPr>
              <w:rPr>
                <w:rFonts w:ascii="Cambria Math" w:hAnsi="Cambria Math"/>
                <w:i/>
                <w:color w:val="000000" w:themeColor="text1"/>
              </w:rPr>
            </m:ctrlPr>
          </m:sSubPr>
          <m:e>
            <m:r>
              <w:rPr>
                <w:rFonts w:ascii="Cambria Math" w:hAnsi="Cambria Math"/>
                <w:color w:val="000000" w:themeColor="text1"/>
              </w:rPr>
              <m:t>R</m:t>
            </m:r>
          </m:e>
          <m:sub>
            <m:r>
              <w:rPr>
                <w:rFonts w:ascii="Cambria Math" w:hAnsi="Cambria Math"/>
                <w:color w:val="000000" w:themeColor="text1"/>
              </w:rPr>
              <m:t>i</m:t>
            </m:r>
          </m:sub>
        </m:sSub>
        <m:sSup>
          <m:sSupPr>
            <m:ctrlPr>
              <w:rPr>
                <w:rFonts w:ascii="Cambria Math" w:hAnsi="Cambria Math"/>
                <w:i/>
                <w:color w:val="000000" w:themeColor="text1"/>
              </w:rPr>
            </m:ctrlPr>
          </m:sSupPr>
          <m:e>
            <m:r>
              <w:rPr>
                <w:rFonts w:ascii="Cambria Math" w:hAnsi="Cambria Math"/>
                <w:color w:val="000000" w:themeColor="text1"/>
              </w:rPr>
              <m:t>)</m:t>
            </m:r>
          </m:e>
          <m:sup>
            <m:r>
              <w:rPr>
                <w:rFonts w:ascii="Cambria Math" w:hAnsi="Cambria Math"/>
                <w:color w:val="000000" w:themeColor="text1"/>
              </w:rPr>
              <m:t>2</m:t>
            </m:r>
          </m:sup>
        </m:sSup>
        <m:r>
          <w:rPr>
            <w:rFonts w:ascii="Cambria Math" w:hAnsi="Cambria Math"/>
            <w:color w:val="000000" w:themeColor="text1"/>
          </w:rPr>
          <m:t>]</m:t>
        </m:r>
      </m:oMath>
      <w:r w:rsidR="00C0733C" w:rsidRPr="003F3D90">
        <w:rPr>
          <w:color w:val="000000" w:themeColor="text1"/>
        </w:rPr>
        <w:tab/>
      </w:r>
      <w:r w:rsidR="00C0733C" w:rsidRPr="003F3D90">
        <w:rPr>
          <w:color w:val="000000" w:themeColor="text1"/>
        </w:rPr>
        <w:tab/>
      </w:r>
      <w:r w:rsidR="00C0733C" w:rsidRPr="003F3D90">
        <w:rPr>
          <w:color w:val="000000" w:themeColor="text1"/>
        </w:rPr>
        <w:tab/>
      </w:r>
      <w:r w:rsidR="00C0733C" w:rsidRPr="003F3D90">
        <w:rPr>
          <w:color w:val="000000" w:themeColor="text1"/>
        </w:rPr>
        <w:tab/>
      </w:r>
      <w:r w:rsidR="00C0733C" w:rsidRPr="003F3D90">
        <w:rPr>
          <w:color w:val="000000" w:themeColor="text1"/>
        </w:rPr>
        <w:tab/>
        <w:t>(1</w:t>
      </w:r>
      <w:r w:rsidR="003E38EF">
        <w:rPr>
          <w:color w:val="000000" w:themeColor="text1"/>
        </w:rPr>
        <w:t>3</w:t>
      </w:r>
      <w:r w:rsidR="00C0733C" w:rsidRPr="003F3D90">
        <w:rPr>
          <w:color w:val="000000" w:themeColor="text1"/>
        </w:rPr>
        <w:t>)</w:t>
      </w:r>
    </w:p>
    <w:p w14:paraId="4CBE8939" w14:textId="64895760" w:rsidR="00F00C6E" w:rsidRPr="003F3D90" w:rsidRDefault="00543EED" w:rsidP="007E1E44">
      <w:pPr>
        <w:pStyle w:val="NormalWeb"/>
        <w:spacing w:before="240" w:beforeAutospacing="0" w:after="240" w:afterAutospacing="0" w:line="360" w:lineRule="auto"/>
        <w:jc w:val="both"/>
        <w:rPr>
          <w:rStyle w:val="Strong"/>
          <w:b w:val="0"/>
          <w:bCs w:val="0"/>
          <w:color w:val="000000" w:themeColor="text1"/>
        </w:rPr>
      </w:pPr>
      <w:r w:rsidRPr="003F3D90">
        <w:t>w</w:t>
      </w:r>
      <w:r w:rsidR="00F00C6E" w:rsidRPr="003F3D90">
        <w:t>here</w:t>
      </w:r>
      <w:r w:rsidRPr="003F3D90">
        <w:t xml:space="preserve"> </w:t>
      </w:r>
      <m:oMath>
        <m:sSub>
          <m:sSubPr>
            <m:ctrlPr>
              <w:rPr>
                <w:rFonts w:ascii="Cambria Math" w:eastAsia="SimSun" w:hAnsi="Cambria Math"/>
                <w:i/>
                <w:color w:val="000000" w:themeColor="text1"/>
              </w:rPr>
            </m:ctrlPr>
          </m:sSubPr>
          <m:e>
            <m:r>
              <w:rPr>
                <w:rFonts w:ascii="Cambria Math" w:eastAsia="SimSun" w:hAnsi="Cambria Math"/>
                <w:color w:val="000000" w:themeColor="text1"/>
              </w:rPr>
              <m:t>θ</m:t>
            </m:r>
          </m:e>
          <m:sub>
            <m:r>
              <w:rPr>
                <w:rFonts w:ascii="Cambria Math" w:eastAsia="SimSun" w:hAnsi="Cambria Math"/>
                <w:color w:val="000000" w:themeColor="text1"/>
              </w:rPr>
              <m:t>i</m:t>
            </m:r>
          </m:sub>
        </m:sSub>
      </m:oMath>
      <w:r w:rsidRPr="003F3D90">
        <w:rPr>
          <w:color w:val="000000" w:themeColor="text1"/>
        </w:rPr>
        <w:t xml:space="preserve"> denotes the trainable parameters of player </w:t>
      </w:r>
      <m:oMath>
        <m:r>
          <w:rPr>
            <w:rFonts w:ascii="Cambria Math" w:hAnsi="Cambria Math"/>
            <w:color w:val="000000" w:themeColor="text1"/>
          </w:rPr>
          <m:t>i</m:t>
        </m:r>
      </m:oMath>
      <w:r w:rsidRPr="003F3D90">
        <w:rPr>
          <w:color w:val="000000" w:themeColor="text1"/>
        </w:rPr>
        <w:t>’s actor-critic model,</w:t>
      </w:r>
      <w:r w:rsidR="00F00C6E" w:rsidRPr="003F3D90">
        <w:t xml:space="preserve"> </w:t>
      </w:r>
      <m:oMath>
        <m:sSub>
          <m:sSubPr>
            <m:ctrlPr>
              <w:rPr>
                <w:rFonts w:ascii="Cambria Math" w:hAnsi="Cambria Math"/>
                <w:color w:val="000000" w:themeColor="text1"/>
              </w:rPr>
            </m:ctrlPr>
          </m:sSubPr>
          <m:e>
            <m:r>
              <w:rPr>
                <w:rFonts w:ascii="Cambria Math" w:hAnsi="Cambria Math"/>
                <w:color w:val="000000" w:themeColor="text1"/>
              </w:rPr>
              <m:t>V</m:t>
            </m:r>
          </m:e>
          <m:sub>
            <m:sSub>
              <m:sSubPr>
                <m:ctrlPr>
                  <w:rPr>
                    <w:rFonts w:ascii="Cambria Math" w:eastAsia="SimSun" w:hAnsi="Cambria Math"/>
                    <w:i/>
                    <w:color w:val="000000" w:themeColor="text1"/>
                  </w:rPr>
                </m:ctrlPr>
              </m:sSubPr>
              <m:e>
                <m:r>
                  <w:rPr>
                    <w:rFonts w:ascii="Cambria Math" w:eastAsia="SimSun" w:hAnsi="Cambria Math"/>
                    <w:color w:val="000000" w:themeColor="text1"/>
                  </w:rPr>
                  <m:t>θ</m:t>
                </m:r>
              </m:e>
              <m:sub>
                <m:r>
                  <w:rPr>
                    <w:rFonts w:ascii="Cambria Math" w:eastAsia="SimSun" w:hAnsi="Cambria Math"/>
                    <w:color w:val="000000" w:themeColor="text1"/>
                  </w:rPr>
                  <m:t>i</m:t>
                </m:r>
              </m:sub>
            </m:sSub>
          </m:sub>
        </m:sSub>
        <m:r>
          <w:rPr>
            <w:rFonts w:ascii="Cambria Math" w:hAnsi="Cambria Math"/>
            <w:color w:val="000000" w:themeColor="text1"/>
          </w:rPr>
          <m:t>(</m:t>
        </m:r>
        <m:r>
          <m:rPr>
            <m:sty m:val="p"/>
          </m:rPr>
          <w:rPr>
            <w:rFonts w:ascii="Cambria Math" w:hAnsi="Cambria Math"/>
            <w:color w:val="000000" w:themeColor="text1"/>
          </w:rPr>
          <m:t>s)</m:t>
        </m:r>
      </m:oMath>
      <w:r w:rsidR="00F00C6E" w:rsidRPr="003F3D90">
        <w:rPr>
          <w:color w:val="000000" w:themeColor="text1"/>
        </w:rPr>
        <w:t xml:space="preserve"> </w:t>
      </w:r>
      <w:r w:rsidR="00074840" w:rsidRPr="003F3D90">
        <w:t xml:space="preserve">is the critic’s estimate of player </w:t>
      </w:r>
      <m:oMath>
        <m:r>
          <w:rPr>
            <w:rFonts w:ascii="Cambria Math" w:hAnsi="Cambria Math"/>
          </w:rPr>
          <m:t>i</m:t>
        </m:r>
      </m:oMath>
      <w:r w:rsidR="00074840" w:rsidRPr="003F3D90">
        <w:t>’s expected return</w:t>
      </w:r>
      <w:r w:rsidRPr="003F3D90">
        <w:t xml:space="preserve"> from </w:t>
      </w:r>
      <w:proofErr w:type="spellStart"/>
      <w:r w:rsidRPr="003F3D90">
        <w:t>state s</w:t>
      </w:r>
      <w:proofErr w:type="spellEnd"/>
      <w:r w:rsidRPr="003F3D90">
        <w:t>,</w:t>
      </w:r>
      <w:r w:rsidR="00074840" w:rsidRPr="003F3D90">
        <w:t xml:space="preserve"> and </w:t>
      </w:r>
      <m:oMath>
        <m:sSub>
          <m:sSubPr>
            <m:ctrlPr>
              <w:rPr>
                <w:rFonts w:ascii="Cambria Math" w:hAnsi="Cambria Math"/>
              </w:rPr>
            </m:ctrlPr>
          </m:sSubPr>
          <m:e>
            <m:r>
              <w:rPr>
                <w:rFonts w:ascii="Cambria Math" w:hAnsi="Cambria Math"/>
              </w:rPr>
              <m:t>R</m:t>
            </m:r>
          </m:e>
          <m:sub>
            <m:r>
              <w:rPr>
                <w:rFonts w:ascii="Cambria Math" w:hAnsi="Cambria Math"/>
              </w:rPr>
              <m:t>i</m:t>
            </m:r>
          </m:sub>
        </m:sSub>
      </m:oMath>
      <w:r w:rsidR="00074840" w:rsidRPr="003F3D90">
        <w:t xml:space="preserve"> is the </w:t>
      </w:r>
      <w:r w:rsidRPr="003F3D90">
        <w:t>empirical</w:t>
      </w:r>
      <w:r w:rsidR="00074840" w:rsidRPr="003F3D90">
        <w:t xml:space="preserve"> return</w:t>
      </w:r>
      <w:r w:rsidRPr="003F3D90">
        <w:t xml:space="preserve"> observed from sampled tournament play</w:t>
      </w:r>
      <w:r w:rsidR="00074840" w:rsidRPr="003F3D90">
        <w:t>. In the one-stage tournament,</w:t>
      </w:r>
      <w:r w:rsidRPr="003F3D90">
        <w:t xml:space="preserve"> the episode terminates immediately after the rank-based reward is assigned, so</w:t>
      </w:r>
      <w:r w:rsidR="00074840" w:rsidRPr="003F3D90">
        <w:t xml:space="preserve"> </w:t>
      </w:r>
      <m:oMath>
        <m:sSub>
          <m:sSubPr>
            <m:ctrlPr>
              <w:rPr>
                <w:rFonts w:ascii="Cambria Math" w:hAnsi="Cambria Math"/>
              </w:rPr>
            </m:ctrlPr>
          </m:sSubPr>
          <m:e>
            <m:r>
              <w:rPr>
                <w:rFonts w:ascii="Cambria Math" w:hAnsi="Cambria Math"/>
              </w:rPr>
              <m:t>R</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i</m:t>
            </m:r>
          </m:sub>
        </m:sSub>
      </m:oMath>
      <w:r w:rsidR="004E0DD2" w:rsidRPr="003F3D90">
        <w:t>.</w:t>
      </w:r>
      <w:r w:rsidR="00F00C6E" w:rsidRPr="003F3D90">
        <w:t xml:space="preserve"> </w:t>
      </w:r>
      <w:r w:rsidR="00620CA7" w:rsidRPr="003F3D90">
        <w:t xml:space="preserve">The </w:t>
      </w:r>
      <w:r w:rsidR="00F00C6E" w:rsidRPr="003F3D90">
        <w:t>critic reduces variance</w:t>
      </w:r>
      <w:r w:rsidR="00402DEF" w:rsidRPr="003F3D90">
        <w:t xml:space="preserve"> induced by stochastic tournament </w:t>
      </w:r>
      <w:r w:rsidR="00074840" w:rsidRPr="003F3D90">
        <w:t>outcomes</w:t>
      </w:r>
      <w:r w:rsidR="00F00C6E" w:rsidRPr="003F3D90">
        <w:t xml:space="preserve"> and stabilizes policy-gradient updates.</w:t>
      </w:r>
      <w:r w:rsidR="00F00C6E" w:rsidRPr="003F3D90">
        <w:rPr>
          <w:rStyle w:val="Strong"/>
          <w:b w:val="0"/>
          <w:bCs w:val="0"/>
          <w:color w:val="000000" w:themeColor="text1"/>
        </w:rPr>
        <w:t xml:space="preserve"> </w:t>
      </w:r>
    </w:p>
    <w:p w14:paraId="0BA24C4E" w14:textId="645F7139" w:rsidR="004E0DD2" w:rsidRPr="00F35E9F" w:rsidRDefault="00DC63FE" w:rsidP="00DC63FE">
      <w:pPr>
        <w:pStyle w:val="NormalWeb"/>
        <w:numPr>
          <w:ilvl w:val="0"/>
          <w:numId w:val="9"/>
        </w:numPr>
        <w:spacing w:before="240" w:beforeAutospacing="0" w:after="240" w:afterAutospacing="0" w:line="360" w:lineRule="auto"/>
        <w:jc w:val="both"/>
        <w:rPr>
          <w:color w:val="000000" w:themeColor="text1"/>
        </w:rPr>
      </w:pPr>
      <w:r w:rsidRPr="00F35E9F">
        <w:rPr>
          <w:rStyle w:val="Strong"/>
          <w:color w:val="000000" w:themeColor="text1"/>
        </w:rPr>
        <w:t xml:space="preserve">Entropy regularization </w:t>
      </w:r>
    </w:p>
    <w:p w14:paraId="4F885815" w14:textId="77777777" w:rsidR="00074840" w:rsidRPr="003F3D90" w:rsidRDefault="00074840" w:rsidP="00074840">
      <w:pPr>
        <w:pStyle w:val="NormalWeb"/>
      </w:pPr>
      <w:r w:rsidRPr="003F3D90">
        <w:t>The entropy term</w:t>
      </w:r>
    </w:p>
    <w:p w14:paraId="55127A75" w14:textId="14BEF6B1" w:rsidR="00074840" w:rsidRPr="003F3D90" w:rsidRDefault="003E38EF" w:rsidP="003E38EF">
      <w:pPr>
        <w:pStyle w:val="ListParagraph"/>
        <w:ind w:left="360"/>
        <w:jc w:val="right"/>
      </w:pPr>
      <m:oMath>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π</m:t>
                </m:r>
              </m:e>
              <m:sub>
                <m:sSub>
                  <m:sSubPr>
                    <m:ctrlPr>
                      <w:rPr>
                        <w:rFonts w:ascii="Cambria Math" w:hAnsi="Cambria Math"/>
                      </w:rPr>
                    </m:ctrlPr>
                  </m:sSubPr>
                  <m:e>
                    <m:r>
                      <w:rPr>
                        <w:rFonts w:ascii="Cambria Math" w:hAnsi="Cambria Math"/>
                      </w:rPr>
                      <m:t>θ</m:t>
                    </m:r>
                  </m:e>
                  <m:sub>
                    <m:r>
                      <w:rPr>
                        <w:rFonts w:ascii="Cambria Math" w:hAnsi="Cambria Math"/>
                      </w:rPr>
                      <m:t>i</m:t>
                    </m:r>
                  </m:sub>
                </m:sSub>
              </m:sub>
            </m:sSub>
          </m:e>
        </m:d>
        <m:r>
          <w:rPr>
            <w:rFonts w:ascii="Cambria Math" w:hAnsi="Cambria Math"/>
          </w:rPr>
          <m:t>=</m:t>
        </m:r>
        <m:sSub>
          <m:sSubPr>
            <m:ctrlPr>
              <w:rPr>
                <w:rFonts w:ascii="Cambria Math" w:hAnsi="Cambria Math"/>
              </w:rPr>
            </m:ctrlPr>
          </m:sSubPr>
          <m:e>
            <m:r>
              <m:rPr>
                <m:sty m:val="p"/>
              </m:rPr>
              <w:rPr>
                <w:rFonts w:ascii="Cambria Math" w:hAnsi="Cambria Math"/>
              </w:rPr>
              <m:t>E</m:t>
            </m:r>
          </m:e>
          <m:sub>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π</m:t>
                </m:r>
              </m:e>
              <m:sub>
                <m:sSub>
                  <m:sSubPr>
                    <m:ctrlPr>
                      <w:rPr>
                        <w:rFonts w:ascii="Cambria Math" w:hAnsi="Cambria Math"/>
                      </w:rPr>
                    </m:ctrlPr>
                  </m:sSubPr>
                  <m:e>
                    <m:r>
                      <w:rPr>
                        <w:rFonts w:ascii="Cambria Math" w:hAnsi="Cambria Math"/>
                      </w:rPr>
                      <m:t>θ</m:t>
                    </m:r>
                  </m:e>
                  <m:sub>
                    <m:r>
                      <w:rPr>
                        <w:rFonts w:ascii="Cambria Math" w:hAnsi="Cambria Math"/>
                      </w:rPr>
                      <m:t>i</m:t>
                    </m:r>
                  </m:sub>
                </m:sSub>
              </m:sub>
            </m:sSub>
          </m:sub>
        </m:sSub>
        <m:d>
          <m:dPr>
            <m:begChr m:val="["/>
            <m:endChr m:val="]"/>
            <m:ctrlPr>
              <w:rPr>
                <w:rFonts w:ascii="Cambria Math" w:hAnsi="Cambria Math"/>
              </w:rPr>
            </m:ctrlPr>
          </m:dPr>
          <m:e>
            <m:r>
              <w:rPr>
                <w:rFonts w:ascii="Cambria Math" w:hAnsi="Cambria Math"/>
              </w:rPr>
              <m:t>-</m:t>
            </m:r>
            <m:r>
              <m:rPr>
                <m:sty m:val="p"/>
              </m:rPr>
              <w:rPr>
                <w:rFonts w:ascii="Cambria Math" w:hAnsi="Cambria Math"/>
              </w:rPr>
              <m:t>log</m:t>
            </m:r>
            <m:r>
              <w:rPr>
                <w:rFonts w:ascii="Cambria Math" w:hAnsi="Cambria Math"/>
              </w:rPr>
              <m:t>⁡</m:t>
            </m:r>
            <m:sSub>
              <m:sSubPr>
                <m:ctrlPr>
                  <w:rPr>
                    <w:rFonts w:ascii="Cambria Math" w:hAnsi="Cambria Math"/>
                  </w:rPr>
                </m:ctrlPr>
              </m:sSubPr>
              <m:e>
                <m:r>
                  <w:rPr>
                    <w:rFonts w:ascii="Cambria Math" w:hAnsi="Cambria Math"/>
                  </w:rPr>
                  <m:t>π</m:t>
                </m:r>
              </m:e>
              <m:sub>
                <m:sSub>
                  <m:sSubPr>
                    <m:ctrlPr>
                      <w:rPr>
                        <w:rFonts w:ascii="Cambria Math" w:hAnsi="Cambria Math"/>
                      </w:rPr>
                    </m:ctrlPr>
                  </m:sSubPr>
                  <m:e>
                    <m:r>
                      <w:rPr>
                        <w:rFonts w:ascii="Cambria Math" w:hAnsi="Cambria Math"/>
                      </w:rPr>
                      <m:t>θ</m:t>
                    </m:r>
                  </m:e>
                  <m:sub>
                    <m:r>
                      <w:rPr>
                        <w:rFonts w:ascii="Cambria Math" w:hAnsi="Cambria Math"/>
                      </w:rPr>
                      <m:t>i</m:t>
                    </m:r>
                  </m:sub>
                </m:sSub>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∣s)</m:t>
            </m:r>
          </m:e>
        </m:d>
      </m:oMath>
      <w:r>
        <w:t xml:space="preserve">                                           (14)</w:t>
      </w:r>
    </w:p>
    <w:p w14:paraId="4B3B59B8" w14:textId="67336660" w:rsidR="00DC63FE" w:rsidRPr="003F3D90" w:rsidRDefault="00074840" w:rsidP="008574E3">
      <w:pPr>
        <w:pStyle w:val="NormalWeb"/>
        <w:spacing w:before="240" w:beforeAutospacing="0" w:after="240" w:afterAutospacing="0" w:line="360" w:lineRule="auto"/>
        <w:jc w:val="both"/>
        <w:rPr>
          <w:rStyle w:val="Strong"/>
          <w:b w:val="0"/>
          <w:bCs w:val="0"/>
        </w:rPr>
      </w:pPr>
      <w:r w:rsidRPr="003F3D90">
        <w:t xml:space="preserve">encourages policy exploration and helps prevent premature collapse of the Beta distribution during early self-play. </w:t>
      </w:r>
      <w:r w:rsidR="00730DF0" w:rsidRPr="003F3D90">
        <w:t xml:space="preserve">In the baseline TEL-PPO configuration, the entropy bonus remains active throughout training, with a positive entropy coefficient that is annealed over time. This allows the policy to maintain sufficient exploration in the early stage while gradually becoming more concentrated as learning stabilizes. </w:t>
      </w:r>
      <w:r w:rsidRPr="003F3D90">
        <w:t>This is particularly useful in rank-order tournaments, where noisy performance shocks can otherwise lead to unstable or overly deterministic early policies</w:t>
      </w:r>
      <w:r w:rsidR="00707DC3" w:rsidRPr="003F3D90">
        <w:t>.</w:t>
      </w:r>
    </w:p>
    <w:p w14:paraId="473B91BD" w14:textId="26CB053E" w:rsidR="00F00C6E" w:rsidRPr="003F3D90" w:rsidRDefault="00AE141C" w:rsidP="00D65A23">
      <w:pPr>
        <w:pStyle w:val="Heading2"/>
        <w:spacing w:before="240" w:after="240" w:line="360" w:lineRule="auto"/>
        <w:jc w:val="both"/>
        <w:rPr>
          <w:rFonts w:ascii="Times New Roman" w:hAnsi="Times New Roman" w:cs="Times New Roman"/>
          <w:color w:val="000000" w:themeColor="text1"/>
          <w:sz w:val="24"/>
          <w:szCs w:val="24"/>
        </w:rPr>
      </w:pPr>
      <w:r w:rsidRPr="003F3D90">
        <w:rPr>
          <w:rStyle w:val="Strong"/>
          <w:rFonts w:ascii="Times New Roman" w:hAnsi="Times New Roman" w:cs="Times New Roman"/>
          <w:color w:val="000000" w:themeColor="text1"/>
          <w:sz w:val="24"/>
          <w:szCs w:val="24"/>
        </w:rPr>
        <w:t>V</w:t>
      </w:r>
      <w:r w:rsidR="00740870" w:rsidRPr="003F3D90">
        <w:rPr>
          <w:rStyle w:val="Strong"/>
          <w:rFonts w:ascii="Times New Roman" w:hAnsi="Times New Roman" w:cs="Times New Roman"/>
          <w:color w:val="000000" w:themeColor="text1"/>
          <w:sz w:val="24"/>
          <w:szCs w:val="24"/>
        </w:rPr>
        <w:t>I</w:t>
      </w:r>
      <w:r w:rsidR="00F447A5" w:rsidRPr="003F3D90">
        <w:rPr>
          <w:rStyle w:val="Strong"/>
          <w:rFonts w:ascii="Times New Roman" w:hAnsi="Times New Roman" w:cs="Times New Roman"/>
          <w:color w:val="000000" w:themeColor="text1"/>
          <w:sz w:val="24"/>
          <w:szCs w:val="24"/>
        </w:rPr>
        <w:t>.</w:t>
      </w:r>
      <w:r w:rsidR="00F00C6E" w:rsidRPr="003F3D90">
        <w:rPr>
          <w:rStyle w:val="Strong"/>
          <w:rFonts w:ascii="Times New Roman" w:hAnsi="Times New Roman" w:cs="Times New Roman"/>
          <w:color w:val="000000" w:themeColor="text1"/>
          <w:sz w:val="24"/>
          <w:szCs w:val="24"/>
        </w:rPr>
        <w:t xml:space="preserve"> Advantage Estimation</w:t>
      </w:r>
    </w:p>
    <w:p w14:paraId="6787195A" w14:textId="65C3DF0D" w:rsidR="00297668" w:rsidRPr="003F3D90" w:rsidRDefault="004E0DD2" w:rsidP="00D65A23">
      <w:pPr>
        <w:pStyle w:val="NormalWeb"/>
        <w:spacing w:before="240" w:beforeAutospacing="0" w:after="240" w:afterAutospacing="0" w:line="360" w:lineRule="auto"/>
        <w:jc w:val="both"/>
      </w:pPr>
      <w:r w:rsidRPr="003F3D90">
        <w:t xml:space="preserve">TEL-PPO employs Generalized Advantage Estimation (GAE) to compute the policy advantage. In </w:t>
      </w:r>
      <w:r w:rsidR="00074840" w:rsidRPr="003F3D90">
        <w:t>the</w:t>
      </w:r>
      <w:r w:rsidRPr="003F3D90">
        <w:t xml:space="preserve"> one-stage tournament</w:t>
      </w:r>
      <w:r w:rsidR="00074840" w:rsidRPr="003F3D90">
        <w:t xml:space="preserve"> considered here</w:t>
      </w:r>
      <w:r w:rsidRPr="003F3D90">
        <w:t xml:space="preserve">, </w:t>
      </w:r>
      <w:r w:rsidR="00074840" w:rsidRPr="003F3D90">
        <w:t xml:space="preserve">each episode contains a single decision step followed immediately by a terminal reward. </w:t>
      </w:r>
      <w:r w:rsidR="0033234E" w:rsidRPr="003F3D90">
        <w:t>Since there is no continuation value after the terminal transition</w:t>
      </w:r>
      <w:r w:rsidR="00074840" w:rsidRPr="003F3D90">
        <w:t xml:space="preserve">, the </w:t>
      </w:r>
      <w:r w:rsidRPr="003F3D90">
        <w:t xml:space="preserve">GAE </w:t>
      </w:r>
      <w:r w:rsidR="00074840" w:rsidRPr="003F3D90">
        <w:t xml:space="preserve">estimate </w:t>
      </w:r>
      <w:r w:rsidRPr="003F3D90">
        <w:t xml:space="preserve">reduces to the </w:t>
      </w:r>
      <w:r w:rsidR="00074840" w:rsidRPr="003F3D90">
        <w:t>one</w:t>
      </w:r>
      <w:r w:rsidRPr="003F3D90">
        <w:t>-step temporal-difference residual</w:t>
      </w:r>
      <w:r w:rsidR="00402DEF" w:rsidRPr="003F3D90">
        <w:t xml:space="preserve"> </w:t>
      </w:r>
    </w:p>
    <w:p w14:paraId="0CA499ED" w14:textId="1A4820A6" w:rsidR="00297668" w:rsidRPr="003F3D90" w:rsidRDefault="00297668" w:rsidP="004E0DD2">
      <w:pPr>
        <w:pStyle w:val="NormalWeb"/>
        <w:spacing w:before="240" w:beforeAutospacing="0" w:after="240" w:afterAutospacing="0" w:line="360" w:lineRule="auto"/>
        <w:jc w:val="right"/>
        <w:rPr>
          <w:color w:val="000000" w:themeColor="text1"/>
        </w:rPr>
      </w:pPr>
      <w:r w:rsidRPr="003F3D90">
        <w:rPr>
          <w:i/>
          <w:color w:val="000000" w:themeColor="text1"/>
        </w:rPr>
        <w:lastRenderedPageBreak/>
        <w:t xml:space="preserve"> </w:t>
      </w:r>
      <m:oMath>
        <m:sSub>
          <m:sSubPr>
            <m:ctrlPr>
              <w:rPr>
                <w:rFonts w:ascii="Cambria Math" w:hAnsi="Cambria Math"/>
                <w:i/>
                <w:color w:val="000000" w:themeColor="text1"/>
              </w:rPr>
            </m:ctrlPr>
          </m:sSubPr>
          <m:e>
            <m:acc>
              <m:accPr>
                <m:ctrlPr>
                  <w:rPr>
                    <w:rFonts w:ascii="Cambria Math" w:hAnsi="Cambria Math"/>
                    <w:i/>
                    <w:color w:val="000000" w:themeColor="text1"/>
                  </w:rPr>
                </m:ctrlPr>
              </m:accPr>
              <m:e>
                <m:r>
                  <w:rPr>
                    <w:rFonts w:ascii="Cambria Math" w:hAnsi="Cambria Math"/>
                    <w:color w:val="000000" w:themeColor="text1"/>
                  </w:rPr>
                  <m:t>A</m:t>
                </m:r>
              </m:e>
            </m:acc>
          </m:e>
          <m:sub>
            <m:r>
              <w:rPr>
                <w:rFonts w:ascii="Cambria Math" w:hAnsi="Cambria Math"/>
                <w:color w:val="000000" w:themeColor="text1"/>
              </w:rPr>
              <m:t>i</m:t>
            </m:r>
          </m:sub>
        </m:sSub>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r</m:t>
            </m:r>
          </m:e>
          <m:sub>
            <m:r>
              <w:rPr>
                <w:rFonts w:ascii="Cambria Math" w:hAnsi="Cambria Math"/>
                <w:color w:val="000000" w:themeColor="text1"/>
              </w:rPr>
              <m:t>i</m:t>
            </m:r>
          </m:sub>
        </m:sSub>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V</m:t>
            </m:r>
          </m:e>
          <m:sub>
            <m:sSub>
              <m:sSubPr>
                <m:ctrlPr>
                  <w:rPr>
                    <w:rFonts w:ascii="Cambria Math" w:hAnsi="Cambria Math"/>
                    <w:i/>
                    <w:color w:val="000000" w:themeColor="text1"/>
                  </w:rPr>
                </m:ctrlPr>
              </m:sSubPr>
              <m:e>
                <m:r>
                  <w:rPr>
                    <w:rFonts w:ascii="Cambria Math" w:hAnsi="Cambria Math"/>
                    <w:color w:val="000000" w:themeColor="text1"/>
                  </w:rPr>
                  <m:t>θ</m:t>
                </m:r>
              </m:e>
              <m:sub>
                <m:r>
                  <w:rPr>
                    <w:rFonts w:ascii="Cambria Math" w:hAnsi="Cambria Math"/>
                    <w:color w:val="000000" w:themeColor="text1"/>
                  </w:rPr>
                  <m:t>i</m:t>
                </m:r>
              </m:sub>
            </m:sSub>
          </m:sub>
        </m:sSub>
        <m:r>
          <w:rPr>
            <w:rFonts w:ascii="Cambria Math" w:hAnsi="Cambria Math"/>
            <w:color w:val="000000" w:themeColor="text1"/>
          </w:rPr>
          <m:t>(s)</m:t>
        </m:r>
      </m:oMath>
      <w:r w:rsidRPr="003F3D90">
        <w:rPr>
          <w:color w:val="000000" w:themeColor="text1"/>
        </w:rPr>
        <w:t>,</w:t>
      </w:r>
      <w:r w:rsidRPr="003F3D90">
        <w:rPr>
          <w:color w:val="000000" w:themeColor="text1"/>
        </w:rPr>
        <w:tab/>
      </w:r>
      <w:r w:rsidRPr="003F3D90">
        <w:rPr>
          <w:color w:val="000000" w:themeColor="text1"/>
        </w:rPr>
        <w:tab/>
      </w:r>
      <w:r w:rsidRPr="003F3D90">
        <w:rPr>
          <w:color w:val="000000" w:themeColor="text1"/>
        </w:rPr>
        <w:tab/>
      </w:r>
      <w:r w:rsidRPr="003F3D90">
        <w:rPr>
          <w:color w:val="000000" w:themeColor="text1"/>
        </w:rPr>
        <w:tab/>
      </w:r>
      <w:r w:rsidRPr="003F3D90">
        <w:rPr>
          <w:color w:val="000000" w:themeColor="text1"/>
        </w:rPr>
        <w:tab/>
      </w:r>
      <w:r w:rsidRPr="003F3D90">
        <w:rPr>
          <w:color w:val="000000" w:themeColor="text1"/>
        </w:rPr>
        <w:tab/>
        <w:t>(1</w:t>
      </w:r>
      <w:r w:rsidR="003E38EF">
        <w:rPr>
          <w:color w:val="000000" w:themeColor="text1"/>
        </w:rPr>
        <w:t>5</w:t>
      </w:r>
      <w:r w:rsidRPr="003F3D90">
        <w:rPr>
          <w:color w:val="000000" w:themeColor="text1"/>
        </w:rPr>
        <w:t>)</w:t>
      </w:r>
    </w:p>
    <w:p w14:paraId="2A9A4A41" w14:textId="06B0D62A" w:rsidR="00F00C6E" w:rsidRPr="003F3D90" w:rsidRDefault="0004447F" w:rsidP="00D65A23">
      <w:pPr>
        <w:pStyle w:val="NormalWeb"/>
        <w:spacing w:before="240" w:beforeAutospacing="0" w:after="240" w:afterAutospacing="0" w:line="360" w:lineRule="auto"/>
        <w:jc w:val="both"/>
      </w:pPr>
      <w:r w:rsidRPr="003F3D90">
        <w:t xml:space="preserve">Although the benchmark environment is one-stage, it can be viewed as a degenerate Markov decision process with a single </w:t>
      </w:r>
      <w:r w:rsidR="0033234E" w:rsidRPr="003F3D90">
        <w:t>decision step</w:t>
      </w:r>
      <w:r w:rsidRPr="003F3D90">
        <w:t xml:space="preserve"> and terminal transition. We retain the standard PPO/GAE interface because it provides a unified implementation that can be extended naturally to multi-stage tournaments, where temporal credit assignment becomes</w:t>
      </w:r>
      <w:r w:rsidR="00AE0063" w:rsidRPr="003F3D90">
        <w:t xml:space="preserve"> more challenging</w:t>
      </w:r>
      <w:r w:rsidR="00297668" w:rsidRPr="003F3D90">
        <w:t xml:space="preserve">. </w:t>
      </w:r>
    </w:p>
    <w:p w14:paraId="2EE37DD4" w14:textId="49883CA7" w:rsidR="00E8104A" w:rsidRPr="003F3D90" w:rsidRDefault="00AD3F6D" w:rsidP="00C760D7">
      <w:pPr>
        <w:spacing w:before="240" w:after="240" w:line="360" w:lineRule="auto"/>
        <w:jc w:val="both"/>
        <w:rPr>
          <w:b/>
          <w:bCs/>
        </w:rPr>
      </w:pPr>
      <w:r w:rsidRPr="003F3D90">
        <w:rPr>
          <w:b/>
          <w:bCs/>
        </w:rPr>
        <w:t>V</w:t>
      </w:r>
      <w:r w:rsidR="00740870" w:rsidRPr="003F3D90">
        <w:rPr>
          <w:b/>
          <w:bCs/>
        </w:rPr>
        <w:t>II</w:t>
      </w:r>
      <w:r w:rsidR="00747DDA" w:rsidRPr="003F3D90">
        <w:rPr>
          <w:b/>
          <w:bCs/>
        </w:rPr>
        <w:t xml:space="preserve">. </w:t>
      </w:r>
      <w:r w:rsidRPr="003F3D90">
        <w:rPr>
          <w:b/>
          <w:bCs/>
        </w:rPr>
        <w:t>Convergence evaluation</w:t>
      </w:r>
    </w:p>
    <w:p w14:paraId="7793E3CE" w14:textId="20143C91" w:rsidR="000A0E5D" w:rsidRPr="003F3D90" w:rsidRDefault="0004447F" w:rsidP="00C760D7">
      <w:pPr>
        <w:spacing w:before="240" w:after="240" w:line="360" w:lineRule="auto"/>
        <w:jc w:val="both"/>
      </w:pPr>
      <w:r w:rsidRPr="003F3D90">
        <w:t>TEL-PPO augments self-play training with an explicit convergence-verification module. This module periodically evaluates whether the learned policies are both behaviorally stable and approximately resistant to profitable unilateral deviations. The evaluation consists of three components: stability screening, exploitability estimation, and symmetry monitoring</w:t>
      </w:r>
      <w:r w:rsidR="000A0E5D" w:rsidRPr="003F3D90">
        <w:t>.</w:t>
      </w:r>
    </w:p>
    <w:p w14:paraId="7F975908" w14:textId="144B607D" w:rsidR="000A0E5D" w:rsidRPr="003F3D90" w:rsidRDefault="004E0DD2" w:rsidP="00C760D7">
      <w:pPr>
        <w:spacing w:before="240" w:after="240" w:line="360" w:lineRule="auto"/>
        <w:jc w:val="both"/>
        <w:rPr>
          <w:rFonts w:eastAsia="SimSun"/>
          <w:b/>
          <w:bCs/>
          <w:i/>
          <w:iCs/>
        </w:rPr>
      </w:pPr>
      <w:r w:rsidRPr="003F3D90">
        <w:rPr>
          <w:b/>
          <w:bCs/>
          <w:i/>
          <w:iCs/>
        </w:rPr>
        <w:t>Stability Screening</w:t>
      </w:r>
      <w:r w:rsidR="008574E3" w:rsidRPr="003F3D90">
        <w:rPr>
          <w:rFonts w:eastAsia="SimSun"/>
          <w:b/>
          <w:bCs/>
          <w:i/>
          <w:iCs/>
        </w:rPr>
        <w:t xml:space="preserve">. </w:t>
      </w:r>
      <w:r w:rsidR="0004447F" w:rsidRPr="003F3D90">
        <w:t xml:space="preserve">The stability screen monitors rolling-window statistics of the training dynamics. Specifically, we track the approximate KL divergence between successive policies and the drift in policy-implied mean effort. The policy profile is considered behaviorally stable only if these quantities remain below pre-specified thresholds for several consecutive evaluation windows. If the stability criterion is not satisfied, self-play continues without proceeding to </w:t>
      </w:r>
      <w:r w:rsidR="00A91E2A" w:rsidRPr="003F3D90">
        <w:t>exploitability</w:t>
      </w:r>
      <w:r w:rsidR="0004447F" w:rsidRPr="003F3D90">
        <w:t xml:space="preserve"> verification</w:t>
      </w:r>
      <w:r w:rsidR="000A0E5D" w:rsidRPr="003F3D90">
        <w:t>.</w:t>
      </w:r>
    </w:p>
    <w:p w14:paraId="5230C120" w14:textId="23D3DB33" w:rsidR="007A1B98" w:rsidRPr="003F3D90" w:rsidRDefault="00C20057" w:rsidP="00C760D7">
      <w:pPr>
        <w:spacing w:before="240" w:after="240" w:line="360" w:lineRule="auto"/>
        <w:jc w:val="both"/>
        <w:rPr>
          <w:b/>
          <w:bCs/>
          <w:i/>
          <w:iCs/>
        </w:rPr>
      </w:pPr>
      <w:r w:rsidRPr="003F3D90">
        <w:rPr>
          <w:b/>
          <w:bCs/>
          <w:i/>
          <w:iCs/>
        </w:rPr>
        <w:t>Exploitability Estimation</w:t>
      </w:r>
      <w:r w:rsidR="008574E3" w:rsidRPr="003F3D90">
        <w:rPr>
          <w:b/>
          <w:bCs/>
          <w:i/>
          <w:iCs/>
        </w:rPr>
        <w:t xml:space="preserve">.  </w:t>
      </w:r>
      <w:r w:rsidR="0004447F" w:rsidRPr="003F3D90">
        <w:t>After the stability screen is passed, TEL-PPO estimates whether a</w:t>
      </w:r>
      <w:r w:rsidR="00AE0063" w:rsidRPr="003F3D90">
        <w:t>ny</w:t>
      </w:r>
      <w:r w:rsidR="0004447F" w:rsidRPr="003F3D90">
        <w:t xml:space="preserve"> player can improve its expected payoff through a unilateral deviation. Let</w:t>
      </w:r>
      <w:r w:rsidR="00B5503E" w:rsidRPr="003F3D90">
        <w:t xml:space="preserve"> </w:t>
      </w:r>
      <m:oMath>
        <m:sSub>
          <m:sSubPr>
            <m:ctrlPr>
              <w:rPr>
                <w:rFonts w:ascii="Cambria Math" w:hAnsi="Cambria Math"/>
                <w:i/>
              </w:rPr>
            </m:ctrlPr>
          </m:sSubPr>
          <m:e>
            <m:r>
              <w:rPr>
                <w:rFonts w:ascii="Cambria Math" w:hAnsi="Cambria Math"/>
              </w:rPr>
              <m:t>π</m:t>
            </m:r>
          </m:e>
          <m:sub>
            <m:r>
              <w:rPr>
                <w:rFonts w:ascii="Cambria Math" w:hAnsi="Cambria Math"/>
              </w:rPr>
              <m:t>i</m:t>
            </m:r>
          </m:sub>
        </m:sSub>
      </m:oMath>
      <w:r w:rsidR="00B5503E" w:rsidRPr="003F3D90">
        <w:t xml:space="preserve"> denote player </w:t>
      </w:r>
      <m:oMath>
        <m:r>
          <w:rPr>
            <w:rFonts w:ascii="Cambria Math" w:hAnsi="Cambria Math"/>
          </w:rPr>
          <m:t>i</m:t>
        </m:r>
      </m:oMath>
      <w:r w:rsidR="00B5503E" w:rsidRPr="003F3D90">
        <w:t xml:space="preserve">’s current </w:t>
      </w:r>
      <w:r w:rsidR="004B2DC5" w:rsidRPr="003F3D90">
        <w:t xml:space="preserve">policy and let </w:t>
      </w:r>
      <m:oMath>
        <m:sSub>
          <m:sSubPr>
            <m:ctrlPr>
              <w:rPr>
                <w:rFonts w:ascii="Cambria Math" w:hAnsi="Cambria Math"/>
                <w:i/>
              </w:rPr>
            </m:ctrlPr>
          </m:sSubPr>
          <m:e>
            <m:r>
              <w:rPr>
                <w:rFonts w:ascii="Cambria Math" w:hAnsi="Cambria Math"/>
              </w:rPr>
              <m:t>π</m:t>
            </m:r>
          </m:e>
          <m:sub>
            <m:r>
              <w:rPr>
                <w:rFonts w:ascii="Cambria Math" w:hAnsi="Cambria Math"/>
              </w:rPr>
              <m:t>-i</m:t>
            </m:r>
          </m:sub>
        </m:sSub>
      </m:oMath>
      <w:r w:rsidR="004B2DC5" w:rsidRPr="003F3D90">
        <w:t xml:space="preserve"> denote the policies of all other players. L</w:t>
      </w:r>
      <w:r w:rsidR="0004447F" w:rsidRPr="003F3D90">
        <w:t xml:space="preserve">et </w:t>
      </w:r>
      <m:oMath>
        <m:sSub>
          <m:sSubPr>
            <m:ctrlPr>
              <w:rPr>
                <w:rFonts w:ascii="Cambria Math" w:hAnsi="Cambria Math"/>
              </w:rPr>
            </m:ctrlPr>
          </m:sSubPr>
          <m:e>
            <m:r>
              <w:rPr>
                <w:rFonts w:ascii="Cambria Math" w:hAnsi="Cambria Math"/>
              </w:rPr>
              <m:t>u</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 xml:space="preserve"> π</m:t>
            </m:r>
          </m:e>
          <m:sub>
            <m:r>
              <w:rPr>
                <w:rFonts w:ascii="Cambria Math" w:hAnsi="Cambria Math"/>
              </w:rPr>
              <m:t>-i</m:t>
            </m:r>
          </m:sub>
        </m:sSub>
        <m:r>
          <w:rPr>
            <w:rFonts w:ascii="Cambria Math" w:hAnsi="Cambria Math"/>
          </w:rPr>
          <m:t>)</m:t>
        </m:r>
      </m:oMath>
      <w:r w:rsidR="0004447F" w:rsidRPr="003F3D90">
        <w:t xml:space="preserve"> denote player </w:t>
      </w:r>
      <m:oMath>
        <m:r>
          <w:rPr>
            <w:rFonts w:ascii="Cambria Math" w:hAnsi="Cambria Math"/>
          </w:rPr>
          <m:t>i</m:t>
        </m:r>
      </m:oMath>
      <w:r w:rsidR="0004447F" w:rsidRPr="003F3D90">
        <w:t xml:space="preserve">’s expected payoff </w:t>
      </w:r>
      <w:r w:rsidR="004B2DC5" w:rsidRPr="003F3D90">
        <w:t>under the current policy profile</w:t>
      </w:r>
      <w:r w:rsidR="007A1B98" w:rsidRPr="003F3D90">
        <w:t xml:space="preserve">. </w:t>
      </w:r>
    </w:p>
    <w:p w14:paraId="2FAADA13" w14:textId="2A8D62D9" w:rsidR="00276BAD" w:rsidRPr="003F3D90" w:rsidRDefault="00276BAD" w:rsidP="00C760D7">
      <w:pPr>
        <w:spacing w:before="240" w:after="240" w:line="360" w:lineRule="auto"/>
        <w:jc w:val="both"/>
      </w:pPr>
      <w:r w:rsidRPr="003F3D90">
        <w:t>The unilateral deviation payoff is approximated by evaluating candidate deterministic efforts against the fixed polic</w:t>
      </w:r>
      <w:r w:rsidR="00F170E9" w:rsidRPr="003F3D90">
        <w:t>ies of the other players:</w:t>
      </w:r>
      <w:r w:rsidRPr="003F3D90">
        <w:t xml:space="preserve"> </w:t>
      </w:r>
    </w:p>
    <w:p w14:paraId="7A62FE90" w14:textId="71E91A01" w:rsidR="00276BAD" w:rsidRPr="003F3D90" w:rsidRDefault="00000000" w:rsidP="00F170E9">
      <w:pPr>
        <w:spacing w:before="240" w:after="240" w:line="360" w:lineRule="auto"/>
        <w:jc w:val="center"/>
      </w:pPr>
      <m:oMathPara>
        <m:oMath>
          <m:sSub>
            <m:sSubPr>
              <m:ctrlPr>
                <w:rPr>
                  <w:rFonts w:ascii="Cambria Math" w:hAnsi="Cambria Math"/>
                </w:rPr>
              </m:ctrlPr>
            </m:sSubPr>
            <m:e>
              <m:r>
                <w:rPr>
                  <w:rFonts w:ascii="Cambria Math" w:hAnsi="Cambria Math"/>
                </w:rPr>
                <m:t>max</m:t>
              </m:r>
            </m:e>
            <m:sub>
              <m:r>
                <w:rPr>
                  <w:rFonts w:ascii="Cambria Math" w:hAnsi="Cambria Math"/>
                </w:rPr>
                <m:t>e∈E</m:t>
              </m:r>
            </m:sub>
          </m:sSub>
          <m:sSub>
            <m:sSubPr>
              <m:ctrlPr>
                <w:rPr>
                  <w:rFonts w:ascii="Cambria Math" w:hAnsi="Cambria Math"/>
                </w:rPr>
              </m:ctrlPr>
            </m:sSubPr>
            <m:e>
              <m:r>
                <w:rPr>
                  <w:rFonts w:ascii="Cambria Math" w:hAnsi="Cambria Math"/>
                </w:rPr>
                <m:t>u</m:t>
              </m:r>
            </m:e>
            <m:sub>
              <m:r>
                <w:rPr>
                  <w:rFonts w:ascii="Cambria Math" w:hAnsi="Cambria Math"/>
                </w:rPr>
                <m:t>i</m:t>
              </m:r>
            </m:sub>
          </m:sSub>
          <m:r>
            <m:rPr>
              <m:sty m:val="p"/>
            </m:rPr>
            <w:rPr>
              <w:rFonts w:ascii="Cambria Math" w:hAnsi="Cambria Math"/>
            </w:rPr>
            <m:t>(</m:t>
          </m:r>
          <m:r>
            <w:rPr>
              <w:rFonts w:ascii="Cambria Math" w:hAnsi="Cambria Math"/>
            </w:rPr>
            <m:t>e</m:t>
          </m:r>
          <m:r>
            <m:rPr>
              <m:sty m:val="p"/>
            </m:rPr>
            <w:rPr>
              <w:rFonts w:ascii="Cambria Math" w:hAnsi="Cambria Math"/>
            </w:rPr>
            <m:t>,</m:t>
          </m:r>
          <m:sSub>
            <m:sSubPr>
              <m:ctrlPr>
                <w:rPr>
                  <w:rFonts w:ascii="Cambria Math" w:hAnsi="Cambria Math"/>
                  <w:i/>
                </w:rPr>
              </m:ctrlPr>
            </m:sSubPr>
            <m:e>
              <m:r>
                <w:rPr>
                  <w:rFonts w:ascii="Cambria Math" w:hAnsi="Cambria Math"/>
                </w:rPr>
                <m:t>π</m:t>
              </m:r>
            </m:e>
            <m:sub>
              <m:r>
                <w:rPr>
                  <w:rFonts w:ascii="Cambria Math" w:hAnsi="Cambria Math"/>
                </w:rPr>
                <m:t xml:space="preserve">-i </m:t>
              </m:r>
            </m:sub>
          </m:sSub>
          <m:r>
            <m:rPr>
              <m:sty m:val="p"/>
            </m:rPr>
            <w:rPr>
              <w:rFonts w:ascii="Cambria Math" w:hAnsi="Cambria Math"/>
            </w:rPr>
            <m:t>)</m:t>
          </m:r>
        </m:oMath>
      </m:oMathPara>
    </w:p>
    <w:p w14:paraId="47387384" w14:textId="71663A52" w:rsidR="00276BAD" w:rsidRPr="003F3D90" w:rsidRDefault="00276BAD" w:rsidP="00C760D7">
      <w:pPr>
        <w:spacing w:before="240" w:after="240" w:line="360" w:lineRule="auto"/>
        <w:jc w:val="both"/>
      </w:pPr>
      <w:r w:rsidRPr="003F3D90">
        <w:t xml:space="preserve">where </w:t>
      </w:r>
      <m:oMath>
        <m:r>
          <w:rPr>
            <w:rFonts w:ascii="Cambria Math" w:hAnsi="Cambria Math"/>
          </w:rPr>
          <m:t>E=[</m:t>
        </m:r>
        <m:sSub>
          <m:sSubPr>
            <m:ctrlPr>
              <w:rPr>
                <w:rFonts w:ascii="Cambria Math" w:hAnsi="Cambria Math"/>
              </w:rPr>
            </m:ctrlPr>
          </m:sSubPr>
          <m:e>
            <m:r>
              <w:rPr>
                <w:rFonts w:ascii="Cambria Math" w:hAnsi="Cambria Math"/>
              </w:rPr>
              <m:t>e</m:t>
            </m:r>
          </m:e>
          <m:sub>
            <m:r>
              <m:rPr>
                <m:sty m:val="p"/>
              </m:rPr>
              <w:rPr>
                <w:rFonts w:ascii="Cambria Math" w:hAnsi="Cambria Math"/>
              </w:rPr>
              <m:t>min</m:t>
            </m:r>
          </m:sub>
        </m:sSub>
        <m:r>
          <w:rPr>
            <w:rFonts w:ascii="Cambria Math" w:hAnsi="Cambria Math"/>
          </w:rPr>
          <m:t>,</m:t>
        </m:r>
        <m:sSub>
          <m:sSubPr>
            <m:ctrlPr>
              <w:rPr>
                <w:rFonts w:ascii="Cambria Math" w:hAnsi="Cambria Math"/>
              </w:rPr>
            </m:ctrlPr>
          </m:sSubPr>
          <m:e>
            <m:r>
              <w:rPr>
                <w:rFonts w:ascii="Cambria Math" w:hAnsi="Cambria Math"/>
              </w:rPr>
              <m:t>e</m:t>
            </m:r>
          </m:e>
          <m:sub>
            <m:r>
              <m:rPr>
                <m:sty m:val="p"/>
              </m:rPr>
              <w:rPr>
                <w:rFonts w:ascii="Cambria Math" w:hAnsi="Cambria Math"/>
              </w:rPr>
              <m:t>max</m:t>
            </m:r>
          </m:sub>
        </m:sSub>
        <m:r>
          <w:rPr>
            <w:rFonts w:ascii="Cambria Math" w:hAnsi="Cambria Math"/>
          </w:rPr>
          <m:t>]</m:t>
        </m:r>
      </m:oMath>
      <w:r w:rsidR="007A1B98" w:rsidRPr="003F3D90">
        <w:t xml:space="preserve"> is the feasible effort interval</w:t>
      </w:r>
      <w:r w:rsidRPr="003F3D90">
        <w:t>. In practice, the maximization is approximated by Monte Carlo evaluation over a coarse-to-fine effort grid, with common random numbers used to reduce variance across candidate deviations.</w:t>
      </w:r>
    </w:p>
    <w:p w14:paraId="3AFDE39F" w14:textId="391E165B" w:rsidR="00C20057" w:rsidRPr="003F3D90" w:rsidRDefault="007A1B98" w:rsidP="00C760D7">
      <w:pPr>
        <w:spacing w:before="240" w:after="240" w:line="360" w:lineRule="auto"/>
        <w:jc w:val="both"/>
      </w:pPr>
      <w:r w:rsidRPr="003F3D90">
        <w:lastRenderedPageBreak/>
        <w:t>The e</w:t>
      </w:r>
      <w:r w:rsidR="00C20057" w:rsidRPr="003F3D90">
        <w:t xml:space="preserve">xploitability </w:t>
      </w:r>
      <w:r w:rsidR="00276BAD" w:rsidRPr="003F3D90">
        <w:t xml:space="preserve">of player </w:t>
      </w:r>
      <m:oMath>
        <m:r>
          <w:rPr>
            <w:rFonts w:ascii="Cambria Math" w:hAnsi="Cambria Math"/>
          </w:rPr>
          <m:t>i</m:t>
        </m:r>
      </m:oMath>
      <w:r w:rsidR="00276BAD" w:rsidRPr="003F3D90">
        <w:t xml:space="preserve"> </w:t>
      </w:r>
      <w:r w:rsidR="00C20057" w:rsidRPr="003F3D90">
        <w:t>is defined as</w:t>
      </w:r>
    </w:p>
    <w:p w14:paraId="614A6886" w14:textId="72190145" w:rsidR="00C20057" w:rsidRPr="003F3D90" w:rsidRDefault="00000000" w:rsidP="003E38EF">
      <w:pPr>
        <w:spacing w:before="240" w:after="240" w:line="360" w:lineRule="auto"/>
        <w:jc w:val="right"/>
      </w:pPr>
      <m:oMath>
        <m:sSub>
          <m:sSubPr>
            <m:ctrlPr>
              <w:rPr>
                <w:rFonts w:ascii="Cambria Math" w:hAnsi="Cambria Math"/>
                <w:i/>
              </w:rPr>
            </m:ctrlPr>
          </m:sSubPr>
          <m:e>
            <m:r>
              <w:rPr>
                <w:rFonts w:ascii="Cambria Math" w:hAnsi="Cambria Math"/>
              </w:rPr>
              <m:t>Exploit</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π</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π</m:t>
                </m:r>
              </m:e>
              <m:sub>
                <m:r>
                  <w:rPr>
                    <w:rFonts w:ascii="Cambria Math" w:hAnsi="Cambria Math"/>
                  </w:rPr>
                  <m:t>-i</m:t>
                </m:r>
              </m:sub>
            </m:sSub>
          </m:e>
        </m:d>
        <m:r>
          <w:rPr>
            <w:rFonts w:ascii="Cambria Math" w:hAnsi="Cambria Math"/>
          </w:rPr>
          <m:t>=</m:t>
        </m:r>
        <m:sSub>
          <m:sSubPr>
            <m:ctrlPr>
              <w:rPr>
                <w:rFonts w:ascii="Cambria Math" w:hAnsi="Cambria Math"/>
              </w:rPr>
            </m:ctrlPr>
          </m:sSubPr>
          <m:e>
            <m:r>
              <w:rPr>
                <w:rFonts w:ascii="Cambria Math" w:hAnsi="Cambria Math"/>
              </w:rPr>
              <m:t>max</m:t>
            </m:r>
          </m:e>
          <m:sub>
            <m:r>
              <w:rPr>
                <w:rFonts w:ascii="Cambria Math" w:hAnsi="Cambria Math"/>
              </w:rPr>
              <m:t>e∈E</m:t>
            </m:r>
          </m:sub>
        </m:sSub>
        <m:sSub>
          <m:sSubPr>
            <m:ctrlPr>
              <w:rPr>
                <w:rFonts w:ascii="Cambria Math" w:hAnsi="Cambria Math"/>
              </w:rPr>
            </m:ctrlPr>
          </m:sSubPr>
          <m:e>
            <m:r>
              <w:rPr>
                <w:rFonts w:ascii="Cambria Math" w:hAnsi="Cambria Math"/>
              </w:rPr>
              <m:t>u</m:t>
            </m:r>
          </m:e>
          <m:sub>
            <m:r>
              <w:rPr>
                <w:rFonts w:ascii="Cambria Math" w:hAnsi="Cambria Math"/>
              </w:rPr>
              <m:t>i</m:t>
            </m:r>
          </m:sub>
        </m:sSub>
        <m:r>
          <m:rPr>
            <m:sty m:val="p"/>
          </m:rPr>
          <w:rPr>
            <w:rFonts w:ascii="Cambria Math" w:hAnsi="Cambria Math"/>
          </w:rPr>
          <m:t>(</m:t>
        </m:r>
        <m:r>
          <w:rPr>
            <w:rFonts w:ascii="Cambria Math" w:hAnsi="Cambria Math"/>
          </w:rPr>
          <m:t>e</m:t>
        </m:r>
        <m:r>
          <m:rPr>
            <m:sty m:val="p"/>
          </m:rPr>
          <w:rPr>
            <w:rFonts w:ascii="Cambria Math" w:hAnsi="Cambria Math"/>
          </w:rPr>
          <m:t>,</m:t>
        </m:r>
        <m:sSub>
          <m:sSubPr>
            <m:ctrlPr>
              <w:rPr>
                <w:rFonts w:ascii="Cambria Math" w:hAnsi="Cambria Math"/>
                <w:i/>
              </w:rPr>
            </m:ctrlPr>
          </m:sSubPr>
          <m:e>
            <m:r>
              <w:rPr>
                <w:rFonts w:ascii="Cambria Math" w:hAnsi="Cambria Math"/>
              </w:rPr>
              <m:t>π</m:t>
            </m:r>
          </m:e>
          <m:sub>
            <m:r>
              <w:rPr>
                <w:rFonts w:ascii="Cambria Math" w:hAnsi="Cambria Math"/>
              </w:rPr>
              <m:t xml:space="preserve">-i </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r>
          <m:rPr>
            <m:sty m:val="p"/>
          </m:rPr>
          <w:rPr>
            <w:rFonts w:ascii="Cambria Math" w:hAnsi="Cambria Math"/>
          </w:rPr>
          <m:t>(</m:t>
        </m:r>
        <m:sSub>
          <m:sSubPr>
            <m:ctrlPr>
              <w:rPr>
                <w:rFonts w:ascii="Cambria Math" w:hAnsi="Cambria Math"/>
                <w:i/>
              </w:rPr>
            </m:ctrlPr>
          </m:sSubPr>
          <m:e>
            <m:r>
              <w:rPr>
                <w:rFonts w:ascii="Cambria Math" w:hAnsi="Cambria Math"/>
              </w:rPr>
              <m:t>π</m:t>
            </m:r>
          </m:e>
          <m:sub>
            <m:r>
              <w:rPr>
                <w:rFonts w:ascii="Cambria Math" w:hAnsi="Cambria Math"/>
              </w:rPr>
              <m:t xml:space="preserve">i, </m:t>
            </m:r>
          </m:sub>
        </m:sSub>
        <m:sSub>
          <m:sSubPr>
            <m:ctrlPr>
              <w:rPr>
                <w:rFonts w:ascii="Cambria Math" w:hAnsi="Cambria Math"/>
                <w:i/>
              </w:rPr>
            </m:ctrlPr>
          </m:sSubPr>
          <m:e>
            <m:r>
              <w:rPr>
                <w:rFonts w:ascii="Cambria Math" w:hAnsi="Cambria Math"/>
              </w:rPr>
              <m:t>π</m:t>
            </m:r>
          </m:e>
          <m:sub>
            <m:r>
              <w:rPr>
                <w:rFonts w:ascii="Cambria Math" w:hAnsi="Cambria Math"/>
              </w:rPr>
              <m:t xml:space="preserve">-i </m:t>
            </m:r>
          </m:sub>
        </m:sSub>
        <m:r>
          <m:rPr>
            <m:sty m:val="p"/>
          </m:rPr>
          <w:rPr>
            <w:rFonts w:ascii="Cambria Math" w:hAnsi="Cambria Math"/>
          </w:rPr>
          <m:t>)</m:t>
        </m:r>
      </m:oMath>
      <w:r w:rsidR="003E38EF">
        <w:t xml:space="preserve">                            (16)</w:t>
      </w:r>
    </w:p>
    <w:p w14:paraId="6C3F8A34" w14:textId="6E950E77" w:rsidR="000A0E5D" w:rsidRPr="003F3D90" w:rsidRDefault="00276BAD" w:rsidP="00C760D7">
      <w:pPr>
        <w:spacing w:before="240" w:after="240" w:line="360" w:lineRule="auto"/>
        <w:jc w:val="both"/>
      </w:pPr>
      <w:r w:rsidRPr="003F3D90">
        <w:t xml:space="preserve">The learned policy profile is treated as an approximate </w:t>
      </w:r>
      <m:oMath>
        <m:r>
          <w:rPr>
            <w:rFonts w:ascii="Cambria Math" w:hAnsi="Cambria Math"/>
          </w:rPr>
          <m:t>ε</m:t>
        </m:r>
      </m:oMath>
      <w:r w:rsidRPr="003F3D90">
        <w:t xml:space="preserve">-equilibrium under the adopted verification criterion if </w:t>
      </w:r>
      <w:r w:rsidR="00386672" w:rsidRPr="003F3D90">
        <w:t>each player’s exploitability remains below the tolerance ε for multiple consecutive evaluations</w:t>
      </w:r>
      <w:r w:rsidR="000A0E5D" w:rsidRPr="003F3D90">
        <w:t>.</w:t>
      </w:r>
    </w:p>
    <w:p w14:paraId="67298DCB" w14:textId="239CFB59" w:rsidR="00276BAD" w:rsidRPr="003F3D90" w:rsidRDefault="00C20057" w:rsidP="00C760D7">
      <w:pPr>
        <w:spacing w:before="240" w:after="240" w:line="360" w:lineRule="auto"/>
        <w:jc w:val="both"/>
        <w:rPr>
          <w:b/>
          <w:bCs/>
          <w:i/>
          <w:iCs/>
        </w:rPr>
      </w:pPr>
      <w:r w:rsidRPr="003F3D90">
        <w:rPr>
          <w:b/>
          <w:bCs/>
          <w:i/>
          <w:iCs/>
        </w:rPr>
        <w:t>Symmetry Monitoring</w:t>
      </w:r>
      <w:r w:rsidR="008574E3" w:rsidRPr="003F3D90">
        <w:rPr>
          <w:b/>
          <w:bCs/>
          <w:i/>
          <w:iCs/>
        </w:rPr>
        <w:t xml:space="preserve">. </w:t>
      </w:r>
      <w:r w:rsidR="00276BAD" w:rsidRPr="003F3D90">
        <w:t>For symmetric two-player tournaments, TEL-PPO also records the absolute difference between the policy-implied mean efforts of the two agents:</w:t>
      </w:r>
    </w:p>
    <w:p w14:paraId="4F76029B" w14:textId="3A08A703" w:rsidR="00276BAD" w:rsidRPr="003F3D90" w:rsidRDefault="00276BAD" w:rsidP="00276BAD">
      <w:pPr>
        <w:spacing w:before="240" w:after="240" w:line="360" w:lineRule="auto"/>
        <w:jc w:val="center"/>
      </w:pPr>
      <m:oMath>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e</m:t>
                </m:r>
              </m:e>
            </m:acc>
          </m:e>
          <m:sub>
            <m:r>
              <w:rPr>
                <w:rFonts w:ascii="Cambria Math" w:hAnsi="Cambria Math"/>
              </w:rPr>
              <m:t>1</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e</m:t>
                </m:r>
              </m:e>
            </m:acc>
          </m:e>
          <m:sub>
            <m:r>
              <w:rPr>
                <w:rFonts w:ascii="Cambria Math" w:hAnsi="Cambria Math"/>
              </w:rPr>
              <m:t>2</m:t>
            </m:r>
          </m:sub>
        </m:sSub>
        <m:r>
          <w:rPr>
            <w:rFonts w:ascii="Cambria Math" w:hAnsi="Cambria Math"/>
          </w:rPr>
          <m:t>|</m:t>
        </m:r>
      </m:oMath>
      <w:r w:rsidRPr="003F3D90">
        <w:t>.</w:t>
      </w:r>
    </w:p>
    <w:p w14:paraId="6425885C" w14:textId="615060F7" w:rsidR="00A37425" w:rsidRPr="003F3D90" w:rsidRDefault="00276BAD" w:rsidP="00C760D7">
      <w:pPr>
        <w:spacing w:before="240" w:after="240" w:line="360" w:lineRule="auto"/>
        <w:jc w:val="both"/>
      </w:pPr>
      <w:r w:rsidRPr="003F3D90">
        <w:t xml:space="preserve">Since the theoretical equilibrium in the symmetric one-stage tournament is symmetric, this quantity provides a useful diagnostic for assessing whether the learned profile is consistent with the structural prediction of the model. However, symmetry monitoring is not used as the primary equilibrium criterion; it is reported only after </w:t>
      </w:r>
      <w:r w:rsidR="00A91E2A" w:rsidRPr="003F3D90">
        <w:t xml:space="preserve"> the </w:t>
      </w:r>
      <w:proofErr w:type="gramStart"/>
      <w:r w:rsidR="00386672" w:rsidRPr="003F3D90">
        <w:t>stability</w:t>
      </w:r>
      <w:proofErr w:type="gramEnd"/>
      <w:r w:rsidR="00386672" w:rsidRPr="003F3D90">
        <w:t xml:space="preserve"> </w:t>
      </w:r>
      <w:r w:rsidRPr="003F3D90">
        <w:t>and exploitability checks have been satisfied</w:t>
      </w:r>
      <w:r w:rsidR="00A37425" w:rsidRPr="003F3D90">
        <w:t xml:space="preserve">. </w:t>
      </w:r>
    </w:p>
    <w:p w14:paraId="7AA9EAA8" w14:textId="6EE39645" w:rsidR="004810F9" w:rsidRPr="003F3D90" w:rsidRDefault="00601C90" w:rsidP="00C760D7">
      <w:pPr>
        <w:spacing w:before="240" w:after="240" w:line="360" w:lineRule="auto"/>
        <w:jc w:val="both"/>
      </w:pPr>
      <w:r w:rsidRPr="003F3D90">
        <w:t>When both the stability and exploitability criteria are satisfied for the required number of consecutive evaluations, TEL-PPO terminates training and records the learned effort profile as the approximate equilibrium estimate</w:t>
      </w:r>
      <w:r w:rsidR="000A0E5D" w:rsidRPr="003F3D90">
        <w:t>.</w:t>
      </w:r>
    </w:p>
    <w:p w14:paraId="7C1F6631" w14:textId="7E8AAD72" w:rsidR="00F00C6E" w:rsidRPr="003F3D90" w:rsidRDefault="00601C90" w:rsidP="00C760D7">
      <w:pPr>
        <w:spacing w:before="240" w:after="240" w:line="360" w:lineRule="auto"/>
        <w:jc w:val="both"/>
        <w:rPr>
          <w:color w:val="000000" w:themeColor="text1"/>
        </w:rPr>
      </w:pPr>
      <w:r w:rsidRPr="003F3D90">
        <w:t>In summary, each TEL-PPO self-play iteration samples bounded effort actions from Beta-parameterized policies, maps actions into feasible effort levels, generates noisy tournament outcomes, assigns rank-based rewards, computes one-step advantages, and updates actor-critic networks using PPO. Periodic convergence verification ensures that the learned profile is evaluated not only by optimization stability but also by approximate game-theoretic consistency</w:t>
      </w:r>
      <w:r w:rsidR="00F00C6E" w:rsidRPr="003F3D90">
        <w:rPr>
          <w:color w:val="000000" w:themeColor="text1"/>
        </w:rPr>
        <w:t>.</w:t>
      </w:r>
    </w:p>
    <w:p w14:paraId="5BA06A0C" w14:textId="22EB63E4" w:rsidR="00F00C6E" w:rsidRPr="003F3D90" w:rsidRDefault="00F00C6E" w:rsidP="00D65A23">
      <w:pPr>
        <w:spacing w:before="240" w:after="240" w:line="360" w:lineRule="auto"/>
        <w:jc w:val="both"/>
        <w:rPr>
          <w:b/>
          <w:bCs/>
          <w:color w:val="000000" w:themeColor="text1"/>
        </w:rPr>
      </w:pPr>
      <w:r w:rsidRPr="003F3D90">
        <w:rPr>
          <w:b/>
          <w:bCs/>
          <w:color w:val="000000" w:themeColor="text1"/>
        </w:rPr>
        <w:t xml:space="preserve">4.3 </w:t>
      </w:r>
      <w:r w:rsidRPr="003F3D90">
        <w:rPr>
          <w:b/>
          <w:bCs/>
          <w:color w:val="000000" w:themeColor="text1"/>
        </w:rPr>
        <w:tab/>
        <w:t xml:space="preserve">Gradient-Based </w:t>
      </w:r>
      <w:r w:rsidR="008A0C9C" w:rsidRPr="003F3D90">
        <w:rPr>
          <w:b/>
          <w:bCs/>
          <w:color w:val="000000" w:themeColor="text1"/>
        </w:rPr>
        <w:t>Numerical Baseline</w:t>
      </w:r>
    </w:p>
    <w:p w14:paraId="57B05ECD" w14:textId="1C5AEFC1" w:rsidR="00870428" w:rsidRPr="003F3D90" w:rsidRDefault="00870428" w:rsidP="00D65A23">
      <w:pPr>
        <w:spacing w:before="240" w:after="240" w:line="360" w:lineRule="auto"/>
        <w:jc w:val="both"/>
      </w:pPr>
      <w:r w:rsidRPr="003F3D90">
        <w:rPr>
          <w:color w:val="000000" w:themeColor="text1"/>
        </w:rPr>
        <w:t xml:space="preserve">In </w:t>
      </w:r>
      <w:r w:rsidR="00206E04" w:rsidRPr="003F3D90">
        <w:rPr>
          <w:color w:val="000000" w:themeColor="text1"/>
        </w:rPr>
        <w:t xml:space="preserve">addition </w:t>
      </w:r>
      <w:r w:rsidRPr="003F3D90">
        <w:rPr>
          <w:color w:val="000000" w:themeColor="text1"/>
        </w:rPr>
        <w:t xml:space="preserve">to </w:t>
      </w:r>
      <w:r w:rsidR="004A119B" w:rsidRPr="003F3D90">
        <w:rPr>
          <w:color w:val="000000" w:themeColor="text1"/>
        </w:rPr>
        <w:t xml:space="preserve">the </w:t>
      </w:r>
      <w:r w:rsidRPr="003F3D90">
        <w:rPr>
          <w:color w:val="000000" w:themeColor="text1"/>
        </w:rPr>
        <w:t xml:space="preserve">analytical </w:t>
      </w:r>
      <w:r w:rsidR="004A119B" w:rsidRPr="003F3D90">
        <w:rPr>
          <w:color w:val="000000" w:themeColor="text1"/>
        </w:rPr>
        <w:t xml:space="preserve">equilibrium benchmark, </w:t>
      </w:r>
      <w:r w:rsidRPr="003F3D90">
        <w:rPr>
          <w:color w:val="000000" w:themeColor="text1"/>
        </w:rPr>
        <w:t xml:space="preserve">we </w:t>
      </w:r>
      <w:r w:rsidR="004A119B" w:rsidRPr="003F3D90">
        <w:rPr>
          <w:color w:val="000000" w:themeColor="text1"/>
        </w:rPr>
        <w:t>include</w:t>
      </w:r>
      <w:r w:rsidRPr="003F3D90">
        <w:rPr>
          <w:color w:val="000000" w:themeColor="text1"/>
        </w:rPr>
        <w:t xml:space="preserve"> a simulation-based</w:t>
      </w:r>
      <w:r w:rsidR="004A119B" w:rsidRPr="003F3D90">
        <w:rPr>
          <w:color w:val="000000" w:themeColor="text1"/>
        </w:rPr>
        <w:t xml:space="preserve"> gradient optimizer as a </w:t>
      </w:r>
      <w:r w:rsidR="00386672" w:rsidRPr="003F3D90">
        <w:rPr>
          <w:color w:val="000000" w:themeColor="text1"/>
        </w:rPr>
        <w:t xml:space="preserve">n numerical </w:t>
      </w:r>
      <w:r w:rsidR="004A119B" w:rsidRPr="003F3D90">
        <w:rPr>
          <w:color w:val="000000" w:themeColor="text1"/>
        </w:rPr>
        <w:t>baseline in the one-stage setting</w:t>
      </w:r>
      <w:r w:rsidR="0052592B" w:rsidRPr="003F3D90">
        <w:rPr>
          <w:color w:val="000000" w:themeColor="text1"/>
        </w:rPr>
        <w:t xml:space="preserve">. </w:t>
      </w:r>
      <w:r w:rsidR="008A0C9C" w:rsidRPr="003F3D90">
        <w:t xml:space="preserve">This baseline is not intended as a competing general solution method, but rather as a low-dimensional </w:t>
      </w:r>
      <w:r w:rsidR="00386672" w:rsidRPr="003F3D90">
        <w:t xml:space="preserve">reference </w:t>
      </w:r>
      <w:r w:rsidR="008A0C9C" w:rsidRPr="003F3D90">
        <w:t xml:space="preserve">in the analytically tractable environment. Specifically, it estimates expected utilities empirically from repeated </w:t>
      </w:r>
      <w:r w:rsidR="008A0C9C" w:rsidRPr="003F3D90">
        <w:lastRenderedPageBreak/>
        <w:t xml:space="preserve">tournament outcomes and approximates gradients using Monte Carlo finite differences (MC-FD), without using closed-form winning-probability expressions. </w:t>
      </w:r>
    </w:p>
    <w:p w14:paraId="392BBAA5" w14:textId="62DF9B08" w:rsidR="00F00C6E" w:rsidRPr="003F3D90" w:rsidRDefault="001F675F" w:rsidP="00D65A23">
      <w:pPr>
        <w:spacing w:before="240" w:after="240" w:line="360" w:lineRule="auto"/>
        <w:jc w:val="both"/>
        <w:rPr>
          <w:color w:val="000000" w:themeColor="text1"/>
        </w:rPr>
      </w:pPr>
      <w:r w:rsidRPr="003F3D90">
        <w:t>Because the one-stage tournament admits a closed-form equilibrium, it provides a clear external benchmark for evaluating numerical convergence. We therefore compare TEL-PPO against the theoretical equilibrium</w:t>
      </w:r>
      <w:r w:rsidR="00203F23" w:rsidRPr="003F3D90">
        <w:rPr>
          <w:color w:val="000000" w:themeColor="text1"/>
        </w:rPr>
        <w:t xml:space="preserve"> </w:t>
      </w:r>
      <m:oMath>
        <m:sSup>
          <m:sSupPr>
            <m:ctrlPr>
              <w:rPr>
                <w:rFonts w:ascii="Cambria Math" w:hAnsi="Cambria Math"/>
                <w:i/>
                <w:color w:val="000000" w:themeColor="text1"/>
              </w:rPr>
            </m:ctrlPr>
          </m:sSupPr>
          <m:e>
            <m:r>
              <w:rPr>
                <w:rFonts w:ascii="Cambria Math" w:hAnsi="Cambria Math"/>
                <w:color w:val="000000" w:themeColor="text1"/>
              </w:rPr>
              <m:t>e</m:t>
            </m:r>
          </m:e>
          <m:sup>
            <m:r>
              <w:rPr>
                <w:rFonts w:ascii="Cambria Math" w:hAnsi="Cambria Math"/>
                <w:color w:val="000000" w:themeColor="text1"/>
              </w:rPr>
              <m:t>*</m:t>
            </m:r>
          </m:sup>
        </m:sSup>
        <m:r>
          <w:rPr>
            <w:rFonts w:ascii="Cambria Math" w:hAnsi="Cambria Math"/>
            <w:color w:val="000000" w:themeColor="text1"/>
          </w:rPr>
          <m:t xml:space="preserve">= </m:t>
        </m:r>
        <m:f>
          <m:fPr>
            <m:ctrlPr>
              <w:rPr>
                <w:rFonts w:ascii="Cambria Math" w:hAnsi="Cambria Math"/>
                <w:i/>
                <w:color w:val="000000" w:themeColor="text1"/>
              </w:rPr>
            </m:ctrlPr>
          </m:fPr>
          <m:num>
            <m:sSub>
              <m:sSubPr>
                <m:ctrlPr>
                  <w:rPr>
                    <w:rFonts w:ascii="Cambria Math" w:hAnsi="Cambria Math"/>
                    <w:i/>
                  </w:rPr>
                </m:ctrlPr>
              </m:sSubPr>
              <m:e>
                <m:r>
                  <w:rPr>
                    <w:rFonts w:ascii="Cambria Math" w:hAnsi="Cambria Math"/>
                  </w:rPr>
                  <m:t>w</m:t>
                </m:r>
              </m:e>
              <m:sub>
                <m:r>
                  <w:rPr>
                    <w:rFonts w:ascii="Cambria Math" w:hAnsi="Cambria Math"/>
                  </w:rPr>
                  <m:t>H</m:t>
                </m:r>
              </m:sub>
            </m:sSub>
            <m:r>
              <m:rPr>
                <m:sty m:val="p"/>
              </m:rPr>
              <w:rPr>
                <w:rFonts w:ascii="Cambria Math" w:hAnsi="Cambria Math"/>
                <w:color w:val="000000" w:themeColor="text1"/>
              </w:rPr>
              <m:t xml:space="preserve">- </m:t>
            </m:r>
            <m:sSub>
              <m:sSubPr>
                <m:ctrlPr>
                  <w:rPr>
                    <w:rFonts w:ascii="Cambria Math" w:hAnsi="Cambria Math"/>
                    <w:i/>
                  </w:rPr>
                </m:ctrlPr>
              </m:sSubPr>
              <m:e>
                <m:r>
                  <w:rPr>
                    <w:rFonts w:ascii="Cambria Math" w:hAnsi="Cambria Math"/>
                  </w:rPr>
                  <m:t>w</m:t>
                </m:r>
              </m:e>
              <m:sub>
                <m:r>
                  <w:rPr>
                    <w:rFonts w:ascii="Cambria Math" w:hAnsi="Cambria Math"/>
                  </w:rPr>
                  <m:t>L</m:t>
                </m:r>
              </m:sub>
            </m:sSub>
          </m:num>
          <m:den>
            <m:r>
              <w:rPr>
                <w:rFonts w:ascii="Cambria Math" w:hAnsi="Cambria Math"/>
                <w:color w:val="000000" w:themeColor="text1"/>
              </w:rPr>
              <m:t>4qk</m:t>
            </m:r>
          </m:den>
        </m:f>
      </m:oMath>
      <w:r w:rsidR="00ED651A" w:rsidRPr="003F3D90">
        <w:rPr>
          <w:rFonts w:eastAsia="SimSun"/>
          <w:color w:val="000000" w:themeColor="text1"/>
        </w:rPr>
        <w:t>,</w:t>
      </w:r>
      <w:r w:rsidRPr="003F3D90">
        <w:rPr>
          <w:color w:val="000000" w:themeColor="text1"/>
        </w:rPr>
        <w:t xml:space="preserve"> </w:t>
      </w:r>
      <w:r w:rsidRPr="003F3D90">
        <w:t>while also reporting MC-FD results in the same one-stage environment as an additional non-RL numerical reference.</w:t>
      </w:r>
    </w:p>
    <w:p w14:paraId="2B360EE4" w14:textId="77777777" w:rsidR="001F675F" w:rsidRPr="003F3D90" w:rsidRDefault="001F675F" w:rsidP="00D65A23">
      <w:pPr>
        <w:pStyle w:val="NormalWeb"/>
        <w:spacing w:before="240" w:beforeAutospacing="0" w:after="240" w:afterAutospacing="0" w:line="360" w:lineRule="auto"/>
        <w:jc w:val="both"/>
      </w:pPr>
      <w:r w:rsidRPr="003F3D90">
        <w:t>We implement a simultaneous gradient-play procedure with common random numbers (CRN) to reduce the variance of finite-difference estimates. Starting from random initial efforts within the feasible interval, the algorithm repeatedly</w:t>
      </w:r>
      <w:r w:rsidR="00203F23" w:rsidRPr="003F3D90">
        <w:t>:</w:t>
      </w:r>
    </w:p>
    <w:p w14:paraId="26E87F59" w14:textId="77777777" w:rsidR="001F675F" w:rsidRPr="003F3D90" w:rsidRDefault="00203F23" w:rsidP="00D65A23">
      <w:pPr>
        <w:pStyle w:val="NormalWeb"/>
        <w:spacing w:before="240" w:beforeAutospacing="0" w:after="240" w:afterAutospacing="0" w:line="360" w:lineRule="auto"/>
        <w:jc w:val="both"/>
      </w:pPr>
      <w:r w:rsidRPr="003F3D90">
        <w:t>(</w:t>
      </w:r>
      <w:proofErr w:type="spellStart"/>
      <w:r w:rsidRPr="003F3D90">
        <w:t>i</w:t>
      </w:r>
      <w:proofErr w:type="spellEnd"/>
      <w:r w:rsidRPr="003F3D90">
        <w:t xml:space="preserve">) perturbs each player’s effort by </w:t>
      </w:r>
      <w:r w:rsidR="001F675F" w:rsidRPr="003F3D90">
        <w:t xml:space="preserve">a </w:t>
      </w:r>
      <w:r w:rsidR="00FE200F" w:rsidRPr="003F3D90">
        <w:t xml:space="preserve">finite-difference step </w:t>
      </w:r>
      <m:oMath>
        <m:r>
          <w:rPr>
            <w:rFonts w:ascii="Cambria Math" w:hAnsi="Cambria Math"/>
          </w:rPr>
          <m:t>δ</m:t>
        </m:r>
      </m:oMath>
      <w:r w:rsidR="001F675F" w:rsidRPr="003F3D90">
        <w:t>;</w:t>
      </w:r>
    </w:p>
    <w:p w14:paraId="1B9A475A" w14:textId="1AF32ED1" w:rsidR="001F675F" w:rsidRPr="003F3D90" w:rsidRDefault="00203F23" w:rsidP="00D65A23">
      <w:pPr>
        <w:pStyle w:val="NormalWeb"/>
        <w:spacing w:before="240" w:beforeAutospacing="0" w:after="240" w:afterAutospacing="0" w:line="360" w:lineRule="auto"/>
        <w:jc w:val="both"/>
      </w:pPr>
      <w:r w:rsidRPr="003F3D90">
        <w:t xml:space="preserve">(ii) </w:t>
      </w:r>
      <w:r w:rsidR="00F610F7" w:rsidRPr="003F3D90">
        <w:t>evaluates the corresponding payoffs using a shared batch of uniform noise realizations</w:t>
      </w:r>
      <w:r w:rsidR="00756C7B" w:rsidRPr="003F3D90">
        <w:t xml:space="preserve">; </w:t>
      </w:r>
    </w:p>
    <w:p w14:paraId="64320269" w14:textId="6552AEC9" w:rsidR="001F675F" w:rsidRPr="003F3D90" w:rsidRDefault="00203F23" w:rsidP="00D65A23">
      <w:pPr>
        <w:pStyle w:val="NormalWeb"/>
        <w:spacing w:before="240" w:beforeAutospacing="0" w:after="240" w:afterAutospacing="0" w:line="360" w:lineRule="auto"/>
        <w:jc w:val="both"/>
      </w:pPr>
      <w:r w:rsidRPr="003F3D90">
        <w:t>(iii) forms a central-difference gradient estimate</w:t>
      </w:r>
      <w:r w:rsidR="00ED651A" w:rsidRPr="003F3D90">
        <w:t>;</w:t>
      </w:r>
      <w:r w:rsidRPr="003F3D90">
        <w:t xml:space="preserve"> and </w:t>
      </w:r>
    </w:p>
    <w:p w14:paraId="4A616656" w14:textId="361DA890" w:rsidR="001F675F" w:rsidRPr="003F3D90" w:rsidRDefault="00203F23" w:rsidP="00D65A23">
      <w:pPr>
        <w:pStyle w:val="NormalWeb"/>
        <w:spacing w:before="240" w:beforeAutospacing="0" w:after="240" w:afterAutospacing="0" w:line="360" w:lineRule="auto"/>
        <w:jc w:val="both"/>
      </w:pPr>
      <w:r w:rsidRPr="003F3D90">
        <w:t xml:space="preserve">(iv) updates both </w:t>
      </w:r>
      <w:r w:rsidR="00756C7B" w:rsidRPr="003F3D90">
        <w:t xml:space="preserve">players’ </w:t>
      </w:r>
      <w:r w:rsidRPr="003F3D90">
        <w:t xml:space="preserve">efforts </w:t>
      </w:r>
      <w:r w:rsidR="00F610F7" w:rsidRPr="003F3D90">
        <w:t>through</w:t>
      </w:r>
      <w:r w:rsidRPr="003F3D90">
        <w:t xml:space="preserve"> a projected gradient-ascent step. </w:t>
      </w:r>
    </w:p>
    <w:p w14:paraId="5776147D" w14:textId="3511BAD1" w:rsidR="00F00C6E" w:rsidRPr="003F3D90" w:rsidRDefault="00203F23" w:rsidP="00D65A23">
      <w:pPr>
        <w:pStyle w:val="NormalWeb"/>
        <w:spacing w:before="240" w:beforeAutospacing="0" w:after="240" w:afterAutospacing="0" w:line="360" w:lineRule="auto"/>
        <w:jc w:val="both"/>
      </w:pPr>
      <w:r w:rsidRPr="003F3D90">
        <w:t xml:space="preserve">The </w:t>
      </w:r>
      <w:r w:rsidR="00756C7B" w:rsidRPr="003F3D90">
        <w:t>procedure</w:t>
      </w:r>
      <w:r w:rsidRPr="003F3D90">
        <w:t xml:space="preserve"> terminates when the maximum change in efforts falls below a </w:t>
      </w:r>
      <w:r w:rsidR="00F610F7" w:rsidRPr="003F3D90">
        <w:t>prescribed</w:t>
      </w:r>
      <w:r w:rsidRPr="003F3D90">
        <w:t xml:space="preserve"> t</w:t>
      </w:r>
      <w:r w:rsidR="00F610F7" w:rsidRPr="003F3D90">
        <w:t>olerance</w:t>
      </w:r>
      <w:r w:rsidRPr="003F3D90">
        <w:t xml:space="preserve">. </w:t>
      </w:r>
      <w:r w:rsidR="00F610F7" w:rsidRPr="003F3D90">
        <w:t>Full p</w:t>
      </w:r>
      <w:r w:rsidRPr="003F3D90">
        <w:t xml:space="preserve">seudocode </w:t>
      </w:r>
      <w:r w:rsidR="00756C7B" w:rsidRPr="003F3D90">
        <w:t>for th</w:t>
      </w:r>
      <w:r w:rsidR="00F610F7" w:rsidRPr="003F3D90">
        <w:t>e</w:t>
      </w:r>
      <w:r w:rsidR="00756C7B" w:rsidRPr="003F3D90">
        <w:t xml:space="preserve"> MC-FD baseline </w:t>
      </w:r>
      <w:r w:rsidRPr="003F3D90">
        <w:t>is provided in A</w:t>
      </w:r>
      <w:r w:rsidR="00F610F7" w:rsidRPr="003F3D90">
        <w:t>ppendix A</w:t>
      </w:r>
      <w:r w:rsidRPr="003F3D90">
        <w:t>.</w:t>
      </w:r>
    </w:p>
    <w:p w14:paraId="0ED23C85" w14:textId="1FD84E6E" w:rsidR="00F610F7" w:rsidRPr="003F3D90" w:rsidRDefault="00F610F7" w:rsidP="00D65A23">
      <w:pPr>
        <w:pStyle w:val="NormalWeb"/>
        <w:spacing w:before="240" w:beforeAutospacing="0" w:after="240" w:afterAutospacing="0" w:line="360" w:lineRule="auto"/>
        <w:jc w:val="both"/>
      </w:pPr>
      <w:r w:rsidRPr="003F3D90">
        <w:t>In our evaluation, the analytical solution provides the ground-truth benchmark, MC-FD provides a low-dimensional numerical reference, and TEL-PPO is the learning-based method of primary interest.</w:t>
      </w:r>
    </w:p>
    <w:p w14:paraId="12C3B072" w14:textId="1B112E9A" w:rsidR="00F00C6E" w:rsidRPr="007542C1" w:rsidRDefault="00F00C6E" w:rsidP="007542C1">
      <w:pPr>
        <w:pStyle w:val="ListParagraph"/>
        <w:numPr>
          <w:ilvl w:val="0"/>
          <w:numId w:val="23"/>
        </w:numPr>
        <w:spacing w:before="240" w:after="240" w:line="360" w:lineRule="auto"/>
        <w:jc w:val="both"/>
        <w:rPr>
          <w:b/>
          <w:bCs/>
          <w:color w:val="000000" w:themeColor="text1"/>
        </w:rPr>
      </w:pPr>
      <w:r w:rsidRPr="007542C1">
        <w:rPr>
          <w:b/>
          <w:bCs/>
          <w:color w:val="000000" w:themeColor="text1"/>
        </w:rPr>
        <w:t xml:space="preserve">Experimental Design and </w:t>
      </w:r>
      <w:r w:rsidR="00910F91" w:rsidRPr="007542C1">
        <w:rPr>
          <w:b/>
          <w:bCs/>
          <w:color w:val="000000" w:themeColor="text1"/>
        </w:rPr>
        <w:t>Results</w:t>
      </w:r>
    </w:p>
    <w:p w14:paraId="3FD2D7BE" w14:textId="036DF045" w:rsidR="0064394E" w:rsidRPr="003F3D90" w:rsidRDefault="002B12F2" w:rsidP="00D65A23">
      <w:pPr>
        <w:spacing w:before="240" w:after="240" w:line="360" w:lineRule="auto"/>
        <w:jc w:val="both"/>
        <w:rPr>
          <w:b/>
          <w:bCs/>
          <w:color w:val="000000" w:themeColor="text1"/>
        </w:rPr>
      </w:pPr>
      <w:r w:rsidRPr="003F3D90">
        <w:t xml:space="preserve">Our experiments are designed to evaluate TEL-PPO along four dimensions: benchmark recovery, stability of self-play dynamics, exploitability-based equilibrium verification, and structural consistency under symmetric and asymmetric tournament variants. These dimensions correspond to four questions: whether TEL-PPO recovers the benchmark equilibrium in the canonical one-stage setting; whether stabilized training dynamics imply approximate equilibrium behavior; how </w:t>
      </w:r>
      <w:r w:rsidRPr="003F3D90">
        <w:lastRenderedPageBreak/>
        <w:t>equilibrium recovery changes under noise and structural asymmetry; and which components of the verification pipeline are necessary for reliable equilibrium-quality learning</w:t>
      </w:r>
      <w:r w:rsidR="0064394E" w:rsidRPr="003F3D90">
        <w:t>.</w:t>
      </w:r>
    </w:p>
    <w:p w14:paraId="7854CAB8" w14:textId="77777777" w:rsidR="00F00C6E" w:rsidRPr="003F3D90" w:rsidRDefault="00F00C6E" w:rsidP="00D65A23">
      <w:pPr>
        <w:spacing w:before="240" w:after="240" w:line="360" w:lineRule="auto"/>
        <w:jc w:val="both"/>
        <w:rPr>
          <w:b/>
          <w:bCs/>
          <w:color w:val="000000" w:themeColor="text1"/>
        </w:rPr>
      </w:pPr>
      <w:r w:rsidRPr="003F3D90">
        <w:rPr>
          <w:b/>
          <w:bCs/>
          <w:color w:val="000000" w:themeColor="text1"/>
        </w:rPr>
        <w:t>5.1 Environment Configuration</w:t>
      </w:r>
    </w:p>
    <w:p w14:paraId="67F1F5B8" w14:textId="013FD4FF" w:rsidR="00F00C6E" w:rsidRPr="003F3D90" w:rsidRDefault="00ED49A2" w:rsidP="00D65A23">
      <w:pPr>
        <w:spacing w:before="240" w:after="240" w:line="360" w:lineRule="auto"/>
        <w:jc w:val="both"/>
        <w:rPr>
          <w:color w:val="000000" w:themeColor="text1"/>
        </w:rPr>
      </w:pPr>
      <w:r w:rsidRPr="003F3D90">
        <w:t xml:space="preserve">All experiments are conducted in stochastic rank-order tournament environments based on the Lazear–Rosen structure. The one-stage analytical equilibrium derived in Section 3 serves as the benchmark for evaluating equilibrium recovery, while the Monte Carlo finite-difference gradient method (MC-FD) is included as an additional numerical reference in the tractable </w:t>
      </w:r>
      <w:r w:rsidR="003D1317" w:rsidRPr="003F3D90">
        <w:t>one-stage</w:t>
      </w:r>
      <w:r w:rsidRPr="003F3D90">
        <w:t xml:space="preserve"> setting</w:t>
      </w:r>
      <w:r w:rsidR="00F00C6E" w:rsidRPr="003F3D90">
        <w:rPr>
          <w:color w:val="000000" w:themeColor="text1"/>
        </w:rPr>
        <w:t>.</w:t>
      </w:r>
    </w:p>
    <w:p w14:paraId="7FF33A99" w14:textId="6BF2A7E9" w:rsidR="00ED49A2" w:rsidRPr="003F3D90" w:rsidRDefault="00564CD2" w:rsidP="00D65A23">
      <w:pPr>
        <w:spacing w:before="240" w:after="240" w:line="360" w:lineRule="auto"/>
        <w:jc w:val="both"/>
        <w:rPr>
          <w:color w:val="000000" w:themeColor="text1"/>
        </w:rPr>
      </w:pPr>
      <w:r w:rsidRPr="003F3D90">
        <w:t xml:space="preserve">Table 1 summarizes the tournament environment configurations used throughout the experiments. </w:t>
      </w:r>
      <w:r w:rsidR="003D1317" w:rsidRPr="003F3D90">
        <w:t>Each experimental scenario is defined by a specific set of tournament parameters, while the TEL-PPO training procedure is kept fixed unless otherwise stated</w:t>
      </w:r>
      <w:r w:rsidRPr="003F3D90">
        <w:t xml:space="preserve">. </w:t>
      </w:r>
      <w:r w:rsidR="00ED49A2" w:rsidRPr="003F3D90">
        <w:t>This design allows us to isolate how each source of environmental variation affects learning dynamics, convergence stability, and equilibrium accuracy.</w:t>
      </w:r>
    </w:p>
    <w:p w14:paraId="486C7DDE" w14:textId="457B9018" w:rsidR="00F00C6E" w:rsidRPr="003F3D90" w:rsidRDefault="00F00C6E" w:rsidP="00D65A23">
      <w:pPr>
        <w:spacing w:before="240" w:after="240" w:line="360" w:lineRule="auto"/>
        <w:jc w:val="both"/>
        <w:rPr>
          <w:b/>
          <w:bCs/>
          <w:color w:val="000000" w:themeColor="text1"/>
        </w:rPr>
      </w:pPr>
      <w:r w:rsidRPr="003F3D90">
        <w:rPr>
          <w:b/>
          <w:bCs/>
          <w:color w:val="000000" w:themeColor="text1"/>
        </w:rPr>
        <w:t xml:space="preserve">Table </w:t>
      </w:r>
      <w:r w:rsidR="00C0733C" w:rsidRPr="003F3D90">
        <w:rPr>
          <w:b/>
          <w:bCs/>
          <w:color w:val="000000" w:themeColor="text1"/>
        </w:rPr>
        <w:t>1.</w:t>
      </w:r>
      <w:r w:rsidRPr="003F3D90">
        <w:rPr>
          <w:b/>
          <w:bCs/>
          <w:color w:val="000000" w:themeColor="text1"/>
        </w:rPr>
        <w:t xml:space="preserve"> Tournament Environment Configuration</w:t>
      </w:r>
    </w:p>
    <w:tbl>
      <w:tblPr>
        <w:tblStyle w:val="TableGrid"/>
        <w:tblW w:w="9355" w:type="dxa"/>
        <w:tblLook w:val="04A0" w:firstRow="1" w:lastRow="0" w:firstColumn="1" w:lastColumn="0" w:noHBand="0" w:noVBand="1"/>
      </w:tblPr>
      <w:tblGrid>
        <w:gridCol w:w="3505"/>
        <w:gridCol w:w="5850"/>
      </w:tblGrid>
      <w:tr w:rsidR="00F00C6E" w:rsidRPr="003F3D90" w14:paraId="599CC3D0" w14:textId="77777777" w:rsidTr="006A45F0">
        <w:trPr>
          <w:trHeight w:val="269"/>
        </w:trPr>
        <w:tc>
          <w:tcPr>
            <w:tcW w:w="3505" w:type="dxa"/>
          </w:tcPr>
          <w:p w14:paraId="05258851" w14:textId="77777777" w:rsidR="00F00C6E" w:rsidRPr="003F3D90" w:rsidRDefault="00F00C6E" w:rsidP="000267F3">
            <w:pPr>
              <w:pStyle w:val="NormalWeb"/>
              <w:spacing w:before="0" w:beforeAutospacing="0" w:after="0" w:afterAutospacing="0" w:line="360" w:lineRule="auto"/>
              <w:jc w:val="center"/>
              <w:rPr>
                <w:color w:val="000000" w:themeColor="text1"/>
                <w:sz w:val="22"/>
                <w:szCs w:val="22"/>
              </w:rPr>
            </w:pPr>
            <w:r w:rsidRPr="003F3D90">
              <w:rPr>
                <w:color w:val="000000" w:themeColor="text1"/>
                <w:sz w:val="22"/>
                <w:szCs w:val="22"/>
              </w:rPr>
              <w:t>Parameter</w:t>
            </w:r>
          </w:p>
        </w:tc>
        <w:tc>
          <w:tcPr>
            <w:tcW w:w="5850" w:type="dxa"/>
          </w:tcPr>
          <w:p w14:paraId="0BEB36AA" w14:textId="77777777" w:rsidR="00F00C6E" w:rsidRPr="003F3D90" w:rsidRDefault="00F00C6E" w:rsidP="000267F3">
            <w:pPr>
              <w:spacing w:line="360" w:lineRule="auto"/>
              <w:jc w:val="center"/>
              <w:rPr>
                <w:color w:val="000000" w:themeColor="text1"/>
                <w:sz w:val="22"/>
                <w:szCs w:val="22"/>
              </w:rPr>
            </w:pPr>
            <w:r w:rsidRPr="003F3D90">
              <w:rPr>
                <w:color w:val="000000" w:themeColor="text1"/>
                <w:sz w:val="22"/>
                <w:szCs w:val="22"/>
              </w:rPr>
              <w:t>Value/Description</w:t>
            </w:r>
          </w:p>
        </w:tc>
      </w:tr>
      <w:tr w:rsidR="00721C12" w:rsidRPr="003F3D90" w14:paraId="758DD761" w14:textId="77777777" w:rsidTr="006A45F0">
        <w:trPr>
          <w:trHeight w:val="269"/>
        </w:trPr>
        <w:tc>
          <w:tcPr>
            <w:tcW w:w="3505" w:type="dxa"/>
          </w:tcPr>
          <w:p w14:paraId="5813C25F" w14:textId="77777777" w:rsidR="00721C12" w:rsidRPr="003F3D90" w:rsidRDefault="00721C12" w:rsidP="00865452">
            <w:pPr>
              <w:spacing w:line="360" w:lineRule="auto"/>
              <w:jc w:val="center"/>
              <w:rPr>
                <w:color w:val="000000" w:themeColor="text1"/>
                <w:sz w:val="22"/>
                <w:szCs w:val="22"/>
              </w:rPr>
            </w:pPr>
            <w:r w:rsidRPr="003F3D90">
              <w:rPr>
                <w:color w:val="000000" w:themeColor="text1"/>
                <w:sz w:val="22"/>
                <w:szCs w:val="22"/>
              </w:rPr>
              <w:t>Number of players</w:t>
            </w:r>
          </w:p>
        </w:tc>
        <w:tc>
          <w:tcPr>
            <w:tcW w:w="5850" w:type="dxa"/>
          </w:tcPr>
          <w:p w14:paraId="09149467" w14:textId="77777777" w:rsidR="00721C12" w:rsidRPr="003F3D90" w:rsidRDefault="00721C12" w:rsidP="00865452">
            <w:pPr>
              <w:spacing w:line="360" w:lineRule="auto"/>
              <w:jc w:val="center"/>
              <w:rPr>
                <w:sz w:val="22"/>
                <w:szCs w:val="22"/>
              </w:rPr>
            </w:pPr>
            <w:r w:rsidRPr="003F3D90">
              <w:t>n = 2 by default; n = 3 in the multi-player variant</w:t>
            </w:r>
          </w:p>
        </w:tc>
      </w:tr>
      <w:tr w:rsidR="00F00C6E" w:rsidRPr="003F3D90" w14:paraId="20F50FB3" w14:textId="77777777" w:rsidTr="006A45F0">
        <w:trPr>
          <w:trHeight w:val="269"/>
        </w:trPr>
        <w:tc>
          <w:tcPr>
            <w:tcW w:w="3505" w:type="dxa"/>
          </w:tcPr>
          <w:p w14:paraId="6E10FB45" w14:textId="66C93918" w:rsidR="00F00C6E" w:rsidRPr="003F3D90" w:rsidRDefault="00F5365A" w:rsidP="000267F3">
            <w:pPr>
              <w:pStyle w:val="NormalWeb"/>
              <w:spacing w:before="0" w:beforeAutospacing="0" w:after="0" w:afterAutospacing="0" w:line="360" w:lineRule="auto"/>
              <w:jc w:val="center"/>
              <w:rPr>
                <w:color w:val="000000" w:themeColor="text1"/>
                <w:sz w:val="22"/>
                <w:szCs w:val="22"/>
              </w:rPr>
            </w:pPr>
            <w:r w:rsidRPr="003F3D90">
              <w:rPr>
                <w:iCs/>
                <w:color w:val="000000" w:themeColor="text1"/>
                <w:sz w:val="22"/>
                <w:szCs w:val="22"/>
              </w:rPr>
              <w:t>Winner and loser prizes</w:t>
            </w:r>
          </w:p>
        </w:tc>
        <w:tc>
          <w:tcPr>
            <w:tcW w:w="5850" w:type="dxa"/>
          </w:tcPr>
          <w:p w14:paraId="1C8477CF" w14:textId="75B21DF2" w:rsidR="00F00C6E" w:rsidRPr="003F3D90" w:rsidRDefault="005E1AB9" w:rsidP="000267F3">
            <w:pPr>
              <w:spacing w:line="360" w:lineRule="auto"/>
              <w:jc w:val="center"/>
              <w:rPr>
                <w:color w:val="000000" w:themeColor="text1"/>
                <w:sz w:val="22"/>
                <w:szCs w:val="22"/>
              </w:rPr>
            </w:pPr>
            <w:r w:rsidRPr="003F3D90">
              <w:rPr>
                <w:i/>
                <w:color w:val="000000" w:themeColor="text1"/>
                <w:sz w:val="22"/>
                <w:szCs w:val="22"/>
              </w:rPr>
              <w:t xml:space="preserve"> </w:t>
            </w:r>
            <m:oMath>
              <m:sSub>
                <m:sSubPr>
                  <m:ctrlPr>
                    <w:rPr>
                      <w:rFonts w:ascii="Cambria Math" w:hAnsi="Cambria Math"/>
                      <w:color w:val="000000" w:themeColor="text1"/>
                      <w:sz w:val="22"/>
                      <w:szCs w:val="22"/>
                    </w:rPr>
                  </m:ctrlPr>
                </m:sSubPr>
                <m:e>
                  <m:r>
                    <w:rPr>
                      <w:rFonts w:ascii="Cambria Math" w:hAnsi="Cambria Math"/>
                      <w:color w:val="000000" w:themeColor="text1"/>
                      <w:sz w:val="22"/>
                      <w:szCs w:val="22"/>
                    </w:rPr>
                    <m:t>w</m:t>
                  </m:r>
                </m:e>
                <m:sub>
                  <m:r>
                    <w:rPr>
                      <w:rFonts w:ascii="Cambria Math" w:hAnsi="Cambria Math"/>
                      <w:color w:val="000000" w:themeColor="text1"/>
                      <w:sz w:val="22"/>
                      <w:szCs w:val="22"/>
                    </w:rPr>
                    <m:t xml:space="preserve">H </m:t>
                  </m:r>
                </m:sub>
              </m:sSub>
              <m:r>
                <w:rPr>
                  <w:rFonts w:ascii="Cambria Math" w:hAnsi="Cambria Math"/>
                  <w:color w:val="000000" w:themeColor="text1"/>
                  <w:sz w:val="22"/>
                  <w:szCs w:val="22"/>
                </w:rPr>
                <m:t>∈</m:t>
              </m:r>
              <m:d>
                <m:dPr>
                  <m:begChr m:val="{"/>
                  <m:endChr m:val="}"/>
                  <m:ctrlPr>
                    <w:rPr>
                      <w:rFonts w:ascii="Cambria Math" w:hAnsi="Cambria Math"/>
                      <w:i/>
                      <w:color w:val="000000" w:themeColor="text1"/>
                      <w:sz w:val="22"/>
                      <w:szCs w:val="22"/>
                    </w:rPr>
                  </m:ctrlPr>
                </m:dPr>
                <m:e>
                  <m:r>
                    <w:rPr>
                      <w:rFonts w:ascii="Cambria Math" w:hAnsi="Cambria Math"/>
                      <w:color w:val="000000" w:themeColor="text1"/>
                      <w:sz w:val="22"/>
                      <w:szCs w:val="22"/>
                    </w:rPr>
                    <m:t>6.5, 8</m:t>
                  </m:r>
                </m:e>
              </m:d>
              <m:r>
                <w:rPr>
                  <w:rFonts w:ascii="Cambria Math" w:hAnsi="Cambria Math"/>
                  <w:color w:val="000000" w:themeColor="text1"/>
                  <w:sz w:val="22"/>
                  <w:szCs w:val="22"/>
                </w:rPr>
                <m:t xml:space="preserve">; </m:t>
              </m:r>
              <m:sSub>
                <m:sSubPr>
                  <m:ctrlPr>
                    <w:rPr>
                      <w:rFonts w:ascii="Cambria Math" w:hAnsi="Cambria Math"/>
                      <w:color w:val="000000" w:themeColor="text1"/>
                      <w:sz w:val="22"/>
                      <w:szCs w:val="22"/>
                    </w:rPr>
                  </m:ctrlPr>
                </m:sSubPr>
                <m:e>
                  <m:r>
                    <w:rPr>
                      <w:rFonts w:ascii="Cambria Math" w:hAnsi="Cambria Math"/>
                      <w:color w:val="000000" w:themeColor="text1"/>
                      <w:sz w:val="22"/>
                      <w:szCs w:val="22"/>
                    </w:rPr>
                    <m:t>w</m:t>
                  </m:r>
                </m:e>
                <m:sub>
                  <m:r>
                    <w:rPr>
                      <w:rFonts w:ascii="Cambria Math" w:hAnsi="Cambria Math"/>
                      <w:color w:val="000000" w:themeColor="text1"/>
                      <w:sz w:val="22"/>
                      <w:szCs w:val="22"/>
                    </w:rPr>
                    <m:t xml:space="preserve">H </m:t>
                  </m:r>
                </m:sub>
              </m:sSub>
              <m:r>
                <w:rPr>
                  <w:rFonts w:ascii="Cambria Math" w:hAnsi="Cambria Math"/>
                  <w:color w:val="000000" w:themeColor="text1"/>
                  <w:sz w:val="22"/>
                  <w:szCs w:val="22"/>
                </w:rPr>
                <m:t>∈{3.0, 4, 5.5}</m:t>
              </m:r>
            </m:oMath>
          </w:p>
        </w:tc>
      </w:tr>
      <w:tr w:rsidR="00F00C6E" w:rsidRPr="003F3D90" w14:paraId="32396E1C" w14:textId="77777777" w:rsidTr="006A45F0">
        <w:trPr>
          <w:trHeight w:val="269"/>
        </w:trPr>
        <w:tc>
          <w:tcPr>
            <w:tcW w:w="3505" w:type="dxa"/>
          </w:tcPr>
          <w:p w14:paraId="49775DD0" w14:textId="77777777" w:rsidR="00F00C6E" w:rsidRPr="003F3D90" w:rsidRDefault="00F00C6E" w:rsidP="000267F3">
            <w:pPr>
              <w:spacing w:line="360" w:lineRule="auto"/>
              <w:jc w:val="center"/>
              <w:rPr>
                <w:color w:val="000000" w:themeColor="text1"/>
                <w:sz w:val="22"/>
                <w:szCs w:val="22"/>
              </w:rPr>
            </w:pPr>
            <w:r w:rsidRPr="003F3D90">
              <w:rPr>
                <w:color w:val="000000" w:themeColor="text1"/>
                <w:sz w:val="22"/>
                <w:szCs w:val="22"/>
              </w:rPr>
              <w:t>Cost parameter</w:t>
            </w:r>
          </w:p>
        </w:tc>
        <w:tc>
          <w:tcPr>
            <w:tcW w:w="5850" w:type="dxa"/>
          </w:tcPr>
          <w:p w14:paraId="0356C111" w14:textId="26C43BCB" w:rsidR="00F00C6E" w:rsidRPr="003F3D90" w:rsidRDefault="00F00C6E" w:rsidP="000267F3">
            <w:pPr>
              <w:spacing w:line="360" w:lineRule="auto"/>
              <w:jc w:val="center"/>
              <w:rPr>
                <w:color w:val="000000" w:themeColor="text1"/>
                <w:sz w:val="22"/>
                <w:szCs w:val="22"/>
              </w:rPr>
            </w:pPr>
            <m:oMathPara>
              <m:oMath>
                <m:r>
                  <w:rPr>
                    <w:rFonts w:ascii="Cambria Math" w:hAnsi="Cambria Math"/>
                    <w:color w:val="000000" w:themeColor="text1"/>
                    <w:sz w:val="22"/>
                    <w:szCs w:val="22"/>
                  </w:rPr>
                  <m:t>k∈{0.00055, 0.001, 0.0005}</m:t>
                </m:r>
              </m:oMath>
            </m:oMathPara>
          </w:p>
        </w:tc>
      </w:tr>
      <w:tr w:rsidR="00F00C6E" w:rsidRPr="003F3D90" w14:paraId="53C8821B" w14:textId="77777777" w:rsidTr="006A45F0">
        <w:trPr>
          <w:trHeight w:val="269"/>
        </w:trPr>
        <w:tc>
          <w:tcPr>
            <w:tcW w:w="3505" w:type="dxa"/>
          </w:tcPr>
          <w:p w14:paraId="60420635" w14:textId="43E63BB0" w:rsidR="00F00C6E" w:rsidRPr="003F3D90" w:rsidRDefault="00F00C6E" w:rsidP="000267F3">
            <w:pPr>
              <w:spacing w:line="360" w:lineRule="auto"/>
              <w:jc w:val="center"/>
              <w:rPr>
                <w:color w:val="000000" w:themeColor="text1"/>
                <w:sz w:val="22"/>
                <w:szCs w:val="22"/>
              </w:rPr>
            </w:pPr>
            <w:r w:rsidRPr="003F3D90">
              <w:rPr>
                <w:color w:val="000000" w:themeColor="text1"/>
                <w:sz w:val="22"/>
                <w:szCs w:val="22"/>
              </w:rPr>
              <w:t xml:space="preserve">Effort </w:t>
            </w:r>
            <w:r w:rsidR="003B0A8C" w:rsidRPr="003F3D90">
              <w:rPr>
                <w:color w:val="000000" w:themeColor="text1"/>
                <w:sz w:val="22"/>
                <w:szCs w:val="22"/>
              </w:rPr>
              <w:t>bounds</w:t>
            </w:r>
            <w:r w:rsidR="00ED49A2" w:rsidRPr="003F3D90">
              <w:rPr>
                <w:color w:val="000000" w:themeColor="text1"/>
                <w:sz w:val="22"/>
                <w:szCs w:val="22"/>
              </w:rPr>
              <w:t xml:space="preserve"> </w:t>
            </w:r>
          </w:p>
        </w:tc>
        <w:tc>
          <w:tcPr>
            <w:tcW w:w="5850" w:type="dxa"/>
          </w:tcPr>
          <w:p w14:paraId="5FF4F785" w14:textId="6DC25748" w:rsidR="00F00C6E" w:rsidRPr="003F3D90" w:rsidRDefault="00000000" w:rsidP="00514E9E">
            <w:pPr>
              <w:spacing w:line="360" w:lineRule="auto"/>
              <w:rPr>
                <w:color w:val="000000" w:themeColor="text1"/>
                <w:sz w:val="22"/>
                <w:szCs w:val="22"/>
              </w:rPr>
            </w:pPr>
            <m:oMathPara>
              <m:oMath>
                <m:d>
                  <m:dPr>
                    <m:begChr m:val="["/>
                    <m:endChr m:val="]"/>
                    <m:ctrlPr>
                      <w:rPr>
                        <w:rFonts w:ascii="Cambria Math" w:hAnsi="Cambria Math"/>
                        <w:i/>
                        <w:sz w:val="22"/>
                        <w:szCs w:val="22"/>
                      </w:rPr>
                    </m:ctrlPr>
                  </m:dPr>
                  <m:e>
                    <m:sSub>
                      <m:sSubPr>
                        <m:ctrlPr>
                          <w:rPr>
                            <w:rFonts w:ascii="Cambria Math" w:hAnsi="Cambria Math"/>
                            <w:i/>
                            <w:sz w:val="22"/>
                            <w:szCs w:val="22"/>
                          </w:rPr>
                        </m:ctrlPr>
                      </m:sSubPr>
                      <m:e>
                        <m:r>
                          <w:rPr>
                            <w:rFonts w:ascii="Cambria Math" w:hAnsi="Cambria Math"/>
                            <w:sz w:val="22"/>
                            <w:szCs w:val="22"/>
                          </w:rPr>
                          <m:t>e</m:t>
                        </m:r>
                      </m:e>
                      <m:sub>
                        <m:r>
                          <w:rPr>
                            <w:rFonts w:ascii="Cambria Math" w:hAnsi="Cambria Math"/>
                            <w:sz w:val="22"/>
                            <w:szCs w:val="22"/>
                          </w:rPr>
                          <m:t xml:space="preserve">min,  </m:t>
                        </m:r>
                      </m:sub>
                    </m:sSub>
                    <m:r>
                      <w:rPr>
                        <w:rFonts w:ascii="Cambria Math" w:hAnsi="Cambria Math"/>
                        <w:sz w:val="22"/>
                        <w:szCs w:val="22"/>
                      </w:rPr>
                      <m:t xml:space="preserve"> </m:t>
                    </m:r>
                    <m:sSub>
                      <m:sSubPr>
                        <m:ctrlPr>
                          <w:rPr>
                            <w:rFonts w:ascii="Cambria Math" w:hAnsi="Cambria Math"/>
                            <w:i/>
                            <w:sz w:val="22"/>
                            <w:szCs w:val="22"/>
                          </w:rPr>
                        </m:ctrlPr>
                      </m:sSubPr>
                      <m:e>
                        <m:r>
                          <w:rPr>
                            <w:rFonts w:ascii="Cambria Math" w:hAnsi="Cambria Math"/>
                            <w:sz w:val="22"/>
                            <w:szCs w:val="22"/>
                          </w:rPr>
                          <m:t>e</m:t>
                        </m:r>
                      </m:e>
                      <m:sub>
                        <m:r>
                          <w:rPr>
                            <w:rFonts w:ascii="Cambria Math" w:hAnsi="Cambria Math"/>
                            <w:sz w:val="22"/>
                            <w:szCs w:val="22"/>
                          </w:rPr>
                          <m:t>max</m:t>
                        </m:r>
                      </m:sub>
                    </m:sSub>
                  </m:e>
                </m:d>
                <m:r>
                  <w:rPr>
                    <w:rFonts w:ascii="Cambria Math" w:hAnsi="Cambria Math"/>
                    <w:sz w:val="22"/>
                    <w:szCs w:val="22"/>
                  </w:rPr>
                  <m:t>=[0, 100]</m:t>
                </m:r>
              </m:oMath>
            </m:oMathPara>
          </w:p>
        </w:tc>
      </w:tr>
      <w:tr w:rsidR="00F00C6E" w:rsidRPr="003F3D90" w14:paraId="6B5AA88A" w14:textId="77777777" w:rsidTr="006A45F0">
        <w:trPr>
          <w:trHeight w:val="269"/>
        </w:trPr>
        <w:tc>
          <w:tcPr>
            <w:tcW w:w="3505" w:type="dxa"/>
          </w:tcPr>
          <w:p w14:paraId="4E342903" w14:textId="6C5B5A1B" w:rsidR="00F00C6E" w:rsidRPr="003F3D90" w:rsidRDefault="00F00C6E" w:rsidP="000267F3">
            <w:pPr>
              <w:spacing w:line="360" w:lineRule="auto"/>
              <w:jc w:val="center"/>
              <w:rPr>
                <w:color w:val="000000" w:themeColor="text1"/>
                <w:sz w:val="22"/>
                <w:szCs w:val="22"/>
              </w:rPr>
            </w:pPr>
            <w:r w:rsidRPr="003F3D90">
              <w:rPr>
                <w:color w:val="000000" w:themeColor="text1"/>
                <w:sz w:val="22"/>
                <w:szCs w:val="22"/>
              </w:rPr>
              <w:t xml:space="preserve">Noise </w:t>
            </w:r>
            <w:r w:rsidR="003B0A8C" w:rsidRPr="003F3D90">
              <w:rPr>
                <w:color w:val="000000" w:themeColor="text1"/>
                <w:sz w:val="22"/>
                <w:szCs w:val="22"/>
              </w:rPr>
              <w:t>distribution</w:t>
            </w:r>
          </w:p>
        </w:tc>
        <w:tc>
          <w:tcPr>
            <w:tcW w:w="5850" w:type="dxa"/>
          </w:tcPr>
          <w:p w14:paraId="421644D0" w14:textId="08F693A3" w:rsidR="00F00C6E" w:rsidRPr="003F3D90" w:rsidRDefault="00000000" w:rsidP="000267F3">
            <w:pPr>
              <w:spacing w:line="360" w:lineRule="auto"/>
              <w:jc w:val="center"/>
              <w:rPr>
                <w:color w:val="000000" w:themeColor="text1"/>
                <w:sz w:val="22"/>
                <w:szCs w:val="22"/>
              </w:rPr>
            </w:pPr>
            <m:oMathPara>
              <m:oMath>
                <m:sSub>
                  <m:sSubPr>
                    <m:ctrlPr>
                      <w:rPr>
                        <w:rFonts w:ascii="Cambria Math" w:hAnsi="Cambria Math"/>
                        <w:color w:val="000000" w:themeColor="text1"/>
                        <w:sz w:val="22"/>
                        <w:szCs w:val="22"/>
                      </w:rPr>
                    </m:ctrlPr>
                  </m:sSubPr>
                  <m:e>
                    <m:r>
                      <m:rPr>
                        <m:sty m:val="p"/>
                      </m:rPr>
                      <w:rPr>
                        <w:rFonts w:ascii="Cambria Math" w:hAnsi="Cambria Math"/>
                        <w:sz w:val="22"/>
                        <w:szCs w:val="22"/>
                      </w:rPr>
                      <m:t xml:space="preserve"> </m:t>
                    </m:r>
                    <m:r>
                      <w:rPr>
                        <w:rFonts w:ascii="Cambria Math" w:hAnsi="Cambria Math"/>
                        <w:color w:val="000000" w:themeColor="text1"/>
                        <w:sz w:val="22"/>
                        <w:szCs w:val="22"/>
                      </w:rPr>
                      <m:t>ε</m:t>
                    </m:r>
                  </m:e>
                  <m:sub>
                    <m:r>
                      <w:rPr>
                        <w:rFonts w:ascii="Cambria Math" w:hAnsi="Cambria Math"/>
                        <w:color w:val="000000" w:themeColor="text1"/>
                        <w:sz w:val="22"/>
                        <w:szCs w:val="22"/>
                      </w:rPr>
                      <m:t>i</m:t>
                    </m:r>
                  </m:sub>
                </m:sSub>
                <m:r>
                  <w:rPr>
                    <w:rFonts w:ascii="Cambria Math" w:hAnsi="Cambria Math"/>
                    <w:color w:val="000000" w:themeColor="text1"/>
                    <w:sz w:val="22"/>
                    <w:szCs w:val="22"/>
                  </w:rPr>
                  <m:t>∼U</m:t>
                </m:r>
                <m:d>
                  <m:dPr>
                    <m:begChr m:val="["/>
                    <m:endChr m:val="]"/>
                    <m:ctrlPr>
                      <w:rPr>
                        <w:rFonts w:ascii="Cambria Math" w:hAnsi="Cambria Math"/>
                        <w:i/>
                        <w:color w:val="000000" w:themeColor="text1"/>
                        <w:sz w:val="22"/>
                        <w:szCs w:val="22"/>
                      </w:rPr>
                    </m:ctrlPr>
                  </m:dPr>
                  <m:e>
                    <m:r>
                      <w:rPr>
                        <w:rFonts w:ascii="Cambria Math" w:hAnsi="Cambria Math"/>
                        <w:color w:val="000000" w:themeColor="text1"/>
                        <w:sz w:val="22"/>
                        <w:szCs w:val="22"/>
                      </w:rPr>
                      <m:t>-q, q</m:t>
                    </m:r>
                  </m:e>
                </m:d>
              </m:oMath>
            </m:oMathPara>
          </w:p>
        </w:tc>
      </w:tr>
      <w:tr w:rsidR="00E93497" w:rsidRPr="003F3D90" w14:paraId="6B005725" w14:textId="77777777" w:rsidTr="006A45F0">
        <w:trPr>
          <w:trHeight w:val="269"/>
        </w:trPr>
        <w:tc>
          <w:tcPr>
            <w:tcW w:w="3505" w:type="dxa"/>
          </w:tcPr>
          <w:p w14:paraId="47560404" w14:textId="5F21A63D" w:rsidR="00E93497" w:rsidRPr="003F3D90" w:rsidRDefault="00E93497" w:rsidP="000267F3">
            <w:pPr>
              <w:spacing w:line="360" w:lineRule="auto"/>
              <w:jc w:val="center"/>
              <w:rPr>
                <w:color w:val="000000" w:themeColor="text1"/>
                <w:sz w:val="22"/>
                <w:szCs w:val="22"/>
              </w:rPr>
            </w:pPr>
            <w:r w:rsidRPr="003F3D90">
              <w:rPr>
                <w:color w:val="000000" w:themeColor="text1"/>
                <w:sz w:val="22"/>
                <w:szCs w:val="22"/>
              </w:rPr>
              <w:t>Noise parameter</w:t>
            </w:r>
          </w:p>
        </w:tc>
        <w:tc>
          <w:tcPr>
            <w:tcW w:w="5850" w:type="dxa"/>
          </w:tcPr>
          <w:p w14:paraId="49E4D65C" w14:textId="764EB4A5" w:rsidR="00E93497" w:rsidRPr="003F3D90" w:rsidRDefault="00E93497" w:rsidP="000267F3">
            <w:pPr>
              <w:spacing w:line="360" w:lineRule="auto"/>
              <w:jc w:val="center"/>
              <w:rPr>
                <w:color w:val="000000" w:themeColor="text1"/>
                <w:sz w:val="22"/>
                <w:szCs w:val="22"/>
              </w:rPr>
            </w:pPr>
            <m:oMathPara>
              <m:oMath>
                <m:r>
                  <w:rPr>
                    <w:rFonts w:ascii="Cambria Math" w:hAnsi="Cambria Math"/>
                    <w:sz w:val="22"/>
                    <w:szCs w:val="22"/>
                  </w:rPr>
                  <m:t>q</m:t>
                </m:r>
                <m:r>
                  <m:rPr>
                    <m:sty m:val="p"/>
                  </m:rPr>
                  <w:rPr>
                    <w:rFonts w:ascii="Cambria Math" w:hAnsi="Cambria Math"/>
                    <w:sz w:val="22"/>
                    <w:szCs w:val="22"/>
                  </w:rPr>
                  <m:t>∈</m:t>
                </m:r>
                <m:d>
                  <m:dPr>
                    <m:begChr m:val="{"/>
                    <m:endChr m:val="}"/>
                    <m:ctrlPr>
                      <w:rPr>
                        <w:rFonts w:ascii="Cambria Math" w:hAnsi="Cambria Math"/>
                        <w:sz w:val="22"/>
                        <w:szCs w:val="22"/>
                      </w:rPr>
                    </m:ctrlPr>
                  </m:dPr>
                  <m:e>
                    <m:r>
                      <m:rPr>
                        <m:sty m:val="p"/>
                      </m:rPr>
                      <w:rPr>
                        <w:rFonts w:ascii="Cambria Math" w:hAnsi="Cambria Math"/>
                        <w:sz w:val="22"/>
                        <w:szCs w:val="22"/>
                      </w:rPr>
                      <m:t>35, 45, 55</m:t>
                    </m:r>
                  </m:e>
                </m:d>
                <m:r>
                  <w:rPr>
                    <w:rFonts w:ascii="Cambria Math" w:hAnsi="Cambria Math"/>
                    <w:sz w:val="22"/>
                    <w:szCs w:val="22"/>
                  </w:rPr>
                  <m:t xml:space="preserve"> or {35, 55}</m:t>
                </m:r>
              </m:oMath>
            </m:oMathPara>
          </w:p>
        </w:tc>
      </w:tr>
      <w:tr w:rsidR="005E1AB9" w:rsidRPr="003F3D90" w14:paraId="31AA8A9B" w14:textId="77777777" w:rsidTr="006A45F0">
        <w:trPr>
          <w:trHeight w:val="269"/>
        </w:trPr>
        <w:tc>
          <w:tcPr>
            <w:tcW w:w="3505" w:type="dxa"/>
          </w:tcPr>
          <w:p w14:paraId="0E192097" w14:textId="77777777" w:rsidR="005E1AB9" w:rsidRPr="003F3D90" w:rsidRDefault="005E1AB9" w:rsidP="00865452">
            <w:pPr>
              <w:spacing w:line="360" w:lineRule="auto"/>
              <w:jc w:val="center"/>
              <w:rPr>
                <w:color w:val="000000" w:themeColor="text1"/>
                <w:sz w:val="22"/>
                <w:szCs w:val="22"/>
              </w:rPr>
            </w:pPr>
            <w:r w:rsidRPr="003F3D90">
              <w:rPr>
                <w:sz w:val="22"/>
                <w:szCs w:val="22"/>
              </w:rPr>
              <w:t xml:space="preserve">Default benchmark scenario </w:t>
            </w:r>
          </w:p>
        </w:tc>
        <w:tc>
          <w:tcPr>
            <w:tcW w:w="5850" w:type="dxa"/>
          </w:tcPr>
          <w:p w14:paraId="7503E664" w14:textId="5C2C0D29" w:rsidR="005E1AB9" w:rsidRPr="003F3D90" w:rsidRDefault="005E1AB9" w:rsidP="00865452">
            <w:pPr>
              <w:spacing w:line="360" w:lineRule="auto"/>
              <w:jc w:val="center"/>
              <w:rPr>
                <w:sz w:val="22"/>
                <w:szCs w:val="22"/>
              </w:rPr>
            </w:pPr>
            <m:oMath>
              <m:r>
                <w:rPr>
                  <w:rFonts w:ascii="Cambria Math" w:hAnsi="Cambria Math"/>
                  <w:sz w:val="22"/>
                  <w:szCs w:val="22"/>
                </w:rPr>
                <m:t xml:space="preserve">n=2; </m:t>
              </m:r>
              <m:sSub>
                <m:sSubPr>
                  <m:ctrlPr>
                    <w:rPr>
                      <w:rFonts w:ascii="Cambria Math" w:hAnsi="Cambria Math"/>
                      <w:sz w:val="22"/>
                      <w:szCs w:val="22"/>
                    </w:rPr>
                  </m:ctrlPr>
                </m:sSubPr>
                <m:e>
                  <m:r>
                    <w:rPr>
                      <w:rFonts w:ascii="Cambria Math" w:hAnsi="Cambria Math"/>
                      <w:sz w:val="22"/>
                      <w:szCs w:val="22"/>
                    </w:rPr>
                    <m:t>w</m:t>
                  </m:r>
                </m:e>
                <m:sub>
                  <m:r>
                    <w:rPr>
                      <w:rFonts w:ascii="Cambria Math" w:hAnsi="Cambria Math"/>
                      <w:sz w:val="22"/>
                      <w:szCs w:val="22"/>
                    </w:rPr>
                    <m:t>H</m:t>
                  </m:r>
                </m:sub>
              </m:sSub>
              <m:r>
                <w:rPr>
                  <w:rFonts w:ascii="Cambria Math" w:hAnsi="Cambria Math"/>
                  <w:sz w:val="22"/>
                  <w:szCs w:val="22"/>
                </w:rPr>
                <m:t xml:space="preserve">=6.5; </m:t>
              </m:r>
              <m:sSub>
                <m:sSubPr>
                  <m:ctrlPr>
                    <w:rPr>
                      <w:rFonts w:ascii="Cambria Math" w:hAnsi="Cambria Math"/>
                      <w:sz w:val="22"/>
                      <w:szCs w:val="22"/>
                    </w:rPr>
                  </m:ctrlPr>
                </m:sSubPr>
                <m:e>
                  <m:r>
                    <w:rPr>
                      <w:rFonts w:ascii="Cambria Math" w:hAnsi="Cambria Math"/>
                      <w:sz w:val="22"/>
                      <w:szCs w:val="22"/>
                    </w:rPr>
                    <m:t>w</m:t>
                  </m:r>
                </m:e>
                <m:sub>
                  <m:r>
                    <w:rPr>
                      <w:rFonts w:ascii="Cambria Math" w:hAnsi="Cambria Math"/>
                      <w:sz w:val="22"/>
                      <w:szCs w:val="22"/>
                    </w:rPr>
                    <m:t>L</m:t>
                  </m:r>
                </m:sub>
              </m:sSub>
              <m:r>
                <w:rPr>
                  <w:rFonts w:ascii="Cambria Math" w:hAnsi="Cambria Math"/>
                  <w:sz w:val="22"/>
                  <w:szCs w:val="22"/>
                </w:rPr>
                <m:t>=3; k=0.00055</m:t>
              </m:r>
            </m:oMath>
            <w:r w:rsidR="00E93497" w:rsidRPr="003F3D90">
              <w:rPr>
                <w:sz w:val="22"/>
                <w:szCs w:val="22"/>
              </w:rPr>
              <w:t xml:space="preserve">; </w:t>
            </w:r>
            <m:oMath>
              <m:r>
                <w:rPr>
                  <w:rFonts w:ascii="Cambria Math" w:hAnsi="Cambria Math"/>
                  <w:sz w:val="22"/>
                  <w:szCs w:val="22"/>
                </w:rPr>
                <m:t>q</m:t>
              </m:r>
              <m:r>
                <m:rPr>
                  <m:sty m:val="p"/>
                </m:rPr>
                <w:rPr>
                  <w:rFonts w:ascii="Cambria Math" w:hAnsi="Cambria Math"/>
                  <w:sz w:val="22"/>
                  <w:szCs w:val="22"/>
                </w:rPr>
                <m:t xml:space="preserve">∈ </m:t>
              </m:r>
              <m:d>
                <m:dPr>
                  <m:begChr m:val="{"/>
                  <m:endChr m:val="}"/>
                  <m:ctrlPr>
                    <w:rPr>
                      <w:rFonts w:ascii="Cambria Math" w:hAnsi="Cambria Math"/>
                      <w:sz w:val="22"/>
                      <w:szCs w:val="22"/>
                    </w:rPr>
                  </m:ctrlPr>
                </m:dPr>
                <m:e>
                  <m:r>
                    <m:rPr>
                      <m:sty m:val="p"/>
                    </m:rPr>
                    <w:rPr>
                      <w:rFonts w:ascii="Cambria Math" w:hAnsi="Cambria Math"/>
                      <w:sz w:val="22"/>
                      <w:szCs w:val="22"/>
                    </w:rPr>
                    <m:t>35, 45, 55</m:t>
                  </m:r>
                </m:e>
              </m:d>
            </m:oMath>
          </w:p>
        </w:tc>
      </w:tr>
      <w:tr w:rsidR="00ED49A2" w:rsidRPr="003F3D90" w14:paraId="7A4CA9A9" w14:textId="77777777" w:rsidTr="006A45F0">
        <w:trPr>
          <w:trHeight w:val="269"/>
        </w:trPr>
        <w:tc>
          <w:tcPr>
            <w:tcW w:w="3505" w:type="dxa"/>
          </w:tcPr>
          <w:p w14:paraId="3DC61FA7" w14:textId="211EE8FB" w:rsidR="00ED49A2" w:rsidRPr="003F3D90" w:rsidRDefault="006A45F0" w:rsidP="000267F3">
            <w:pPr>
              <w:spacing w:line="360" w:lineRule="auto"/>
              <w:jc w:val="center"/>
              <w:rPr>
                <w:color w:val="000000" w:themeColor="text1"/>
                <w:sz w:val="22"/>
                <w:szCs w:val="22"/>
              </w:rPr>
            </w:pPr>
            <w:r w:rsidRPr="003F3D90">
              <w:rPr>
                <w:color w:val="000000" w:themeColor="text1"/>
                <w:sz w:val="22"/>
                <w:szCs w:val="22"/>
              </w:rPr>
              <w:t>Scenario</w:t>
            </w:r>
            <w:r w:rsidR="00C51097" w:rsidRPr="003F3D90">
              <w:rPr>
                <w:color w:val="000000" w:themeColor="text1"/>
                <w:sz w:val="22"/>
                <w:szCs w:val="22"/>
              </w:rPr>
              <w:t xml:space="preserve"> </w:t>
            </w:r>
            <w:r w:rsidR="00ED49A2" w:rsidRPr="003F3D90">
              <w:rPr>
                <w:color w:val="000000" w:themeColor="text1"/>
                <w:sz w:val="22"/>
                <w:szCs w:val="22"/>
              </w:rPr>
              <w:t xml:space="preserve">protocol </w:t>
            </w:r>
          </w:p>
        </w:tc>
        <w:tc>
          <w:tcPr>
            <w:tcW w:w="5850" w:type="dxa"/>
          </w:tcPr>
          <w:p w14:paraId="74B90DA0" w14:textId="588BD63A" w:rsidR="00ED49A2" w:rsidRPr="003F3D90" w:rsidRDefault="006A45F0" w:rsidP="00721C12">
            <w:pPr>
              <w:rPr>
                <w:sz w:val="22"/>
                <w:szCs w:val="22"/>
              </w:rPr>
            </w:pPr>
            <w:r w:rsidRPr="003F3D90">
              <w:t>Each experimental scenario is defined by a specific parameter configuration, while the TEL-PPO training and verification procedure is kept fixed unless otherwise stated</w:t>
            </w:r>
            <w:r w:rsidR="00721C12" w:rsidRPr="003F3D90">
              <w:t>.</w:t>
            </w:r>
          </w:p>
        </w:tc>
      </w:tr>
      <w:tr w:rsidR="00721C12" w:rsidRPr="003F3D90" w14:paraId="6260CC77" w14:textId="77777777" w:rsidTr="006A45F0">
        <w:trPr>
          <w:trHeight w:val="269"/>
        </w:trPr>
        <w:tc>
          <w:tcPr>
            <w:tcW w:w="3505" w:type="dxa"/>
          </w:tcPr>
          <w:p w14:paraId="6E1491D3" w14:textId="4EB681FC" w:rsidR="00721C12" w:rsidRPr="003F3D90" w:rsidRDefault="00721C12" w:rsidP="000267F3">
            <w:pPr>
              <w:spacing w:line="360" w:lineRule="auto"/>
              <w:jc w:val="center"/>
              <w:rPr>
                <w:sz w:val="22"/>
                <w:szCs w:val="22"/>
              </w:rPr>
            </w:pPr>
            <w:r w:rsidRPr="003F3D90">
              <w:rPr>
                <w:sz w:val="22"/>
                <w:szCs w:val="22"/>
              </w:rPr>
              <w:t>Scenario classes</w:t>
            </w:r>
          </w:p>
        </w:tc>
        <w:tc>
          <w:tcPr>
            <w:tcW w:w="5850" w:type="dxa"/>
          </w:tcPr>
          <w:p w14:paraId="262B336E" w14:textId="5044748F" w:rsidR="00721C12" w:rsidRPr="003F3D90" w:rsidRDefault="00721C12" w:rsidP="00721C12">
            <w:pPr>
              <w:rPr>
                <w:sz w:val="22"/>
                <w:szCs w:val="22"/>
              </w:rPr>
            </w:pPr>
            <w:r w:rsidRPr="003F3D90">
              <w:t>symmetric two-player benchmark; three-player extension; heterogeneous-cost variant; heterogeneous-ability variant</w:t>
            </w:r>
          </w:p>
        </w:tc>
      </w:tr>
      <w:tr w:rsidR="005E1AB9" w:rsidRPr="003F3D90" w14:paraId="0ED057D2" w14:textId="77777777" w:rsidTr="006A45F0">
        <w:trPr>
          <w:trHeight w:val="269"/>
        </w:trPr>
        <w:tc>
          <w:tcPr>
            <w:tcW w:w="3505" w:type="dxa"/>
          </w:tcPr>
          <w:p w14:paraId="1C208076" w14:textId="0C2E0254" w:rsidR="005E1AB9" w:rsidRPr="003F3D90" w:rsidRDefault="005E1AB9" w:rsidP="000267F3">
            <w:pPr>
              <w:spacing w:line="360" w:lineRule="auto"/>
              <w:jc w:val="center"/>
              <w:rPr>
                <w:sz w:val="22"/>
                <w:szCs w:val="22"/>
              </w:rPr>
            </w:pPr>
            <w:r w:rsidRPr="003F3D90">
              <w:t>Analytical benchmark validity</w:t>
            </w:r>
          </w:p>
        </w:tc>
        <w:tc>
          <w:tcPr>
            <w:tcW w:w="5850" w:type="dxa"/>
          </w:tcPr>
          <w:p w14:paraId="25ECF71A" w14:textId="45A39019" w:rsidR="005E1AB9" w:rsidRPr="003F3D90" w:rsidRDefault="005E1AB9" w:rsidP="00721C12">
            <w:r w:rsidRPr="003F3D90">
              <w:t xml:space="preserve">Closed-form benchmark is used only in analytically valid interior cases; </w:t>
            </w:r>
            <w:r w:rsidRPr="003F3D90">
              <w:rPr>
                <w:highlight w:val="yellow"/>
              </w:rPr>
              <w:t>cases that violate benchmark validity are treated separately</w:t>
            </w:r>
          </w:p>
        </w:tc>
      </w:tr>
      <w:tr w:rsidR="00F5365A" w:rsidRPr="003F3D90" w14:paraId="5D5A2E74" w14:textId="77777777" w:rsidTr="006A45F0">
        <w:trPr>
          <w:trHeight w:val="269"/>
        </w:trPr>
        <w:tc>
          <w:tcPr>
            <w:tcW w:w="3505" w:type="dxa"/>
          </w:tcPr>
          <w:p w14:paraId="5D2426AB" w14:textId="4E2C1801" w:rsidR="00F5365A" w:rsidRPr="003F3D90" w:rsidRDefault="00F5365A" w:rsidP="000267F3">
            <w:pPr>
              <w:spacing w:line="360" w:lineRule="auto"/>
              <w:jc w:val="center"/>
              <w:rPr>
                <w:sz w:val="22"/>
                <w:szCs w:val="22"/>
              </w:rPr>
            </w:pPr>
            <w:r w:rsidRPr="003F3D90">
              <w:rPr>
                <w:sz w:val="22"/>
                <w:szCs w:val="22"/>
              </w:rPr>
              <w:t>Additional scenario-specific settings</w:t>
            </w:r>
          </w:p>
        </w:tc>
        <w:tc>
          <w:tcPr>
            <w:tcW w:w="5850" w:type="dxa"/>
          </w:tcPr>
          <w:p w14:paraId="4EEC6136" w14:textId="229C1856" w:rsidR="00F5365A" w:rsidRPr="003F3D90" w:rsidRDefault="005E1AB9" w:rsidP="00721C12">
            <w:pPr>
              <w:rPr>
                <w:sz w:val="22"/>
                <w:szCs w:val="22"/>
              </w:rPr>
            </w:pPr>
            <w:r w:rsidRPr="003F3D90">
              <w:t>Exact heterogeneous-cost and heterogeneous-ability parameter values are reported in Section 5.2</w:t>
            </w:r>
          </w:p>
        </w:tc>
      </w:tr>
    </w:tbl>
    <w:p w14:paraId="69473CA7" w14:textId="419534CC" w:rsidR="00F00C6E" w:rsidRPr="003F3D90" w:rsidRDefault="005E1AB9" w:rsidP="008574E3">
      <w:pPr>
        <w:pStyle w:val="NormalWeb"/>
        <w:spacing w:before="240" w:beforeAutospacing="0" w:after="240" w:afterAutospacing="0" w:line="360" w:lineRule="auto"/>
        <w:jc w:val="both"/>
      </w:pPr>
      <w:r w:rsidRPr="003F3D90">
        <w:lastRenderedPageBreak/>
        <w:t xml:space="preserve">To assess robustness, we evaluate TEL-PPO </w:t>
      </w:r>
      <w:r w:rsidR="006A45F0" w:rsidRPr="003F3D90">
        <w:t>across</w:t>
      </w:r>
      <w:r w:rsidRPr="003F3D90">
        <w:t xml:space="preserve"> several </w:t>
      </w:r>
      <w:r w:rsidR="000C6C08" w:rsidRPr="003F3D90">
        <w:t>tournament configurations</w:t>
      </w:r>
      <w:r w:rsidRPr="003F3D90">
        <w:t xml:space="preserve"> while keeping the training and verification procedure fixed unless otherwise noted. </w:t>
      </w:r>
      <w:r w:rsidR="00AD5BE2" w:rsidRPr="003F3D90">
        <w:t xml:space="preserve">In the </w:t>
      </w:r>
      <w:r w:rsidR="000C6C08" w:rsidRPr="003F3D90">
        <w:t xml:space="preserve">two-player </w:t>
      </w:r>
      <w:r w:rsidR="00AD5BE2" w:rsidRPr="003F3D90">
        <w:t>baseline experiment</w:t>
      </w:r>
      <w:r w:rsidR="000C6C08" w:rsidRPr="003F3D90">
        <w:t>s</w:t>
      </w:r>
      <w:r w:rsidR="00AD5BE2" w:rsidRPr="003F3D90">
        <w:t xml:space="preserve">, </w:t>
      </w:r>
      <w:r w:rsidR="000C6C08" w:rsidRPr="003F3D90">
        <w:t xml:space="preserve">we </w:t>
      </w:r>
      <w:r w:rsidRPr="003F3D90">
        <w:t>vary the noise parameter</w:t>
      </w:r>
      <w:r w:rsidR="000C6C08" w:rsidRPr="003F3D90">
        <w:t xml:space="preserve"> across</w:t>
      </w:r>
      <w:r w:rsidRPr="003F3D90">
        <w:t xml:space="preserve"> </w:t>
      </w:r>
      <m:oMath>
        <m:sSub>
          <m:sSubPr>
            <m:ctrlPr>
              <w:rPr>
                <w:rFonts w:ascii="Cambria Math" w:hAnsi="Cambria Math"/>
              </w:rPr>
            </m:ctrlPr>
          </m:sSubPr>
          <m:e>
            <m:r>
              <w:rPr>
                <w:rFonts w:ascii="Cambria Math" w:hAnsi="Cambria Math"/>
              </w:rPr>
              <m:t>ε</m:t>
            </m:r>
          </m:e>
          <m:sub>
            <m:r>
              <w:rPr>
                <w:rFonts w:ascii="Cambria Math" w:hAnsi="Cambria Math"/>
              </w:rPr>
              <m:t>i</m:t>
            </m:r>
          </m:sub>
        </m:sSub>
        <m:r>
          <w:rPr>
            <w:rFonts w:ascii="Cambria Math" w:hAnsi="Cambria Math"/>
          </w:rPr>
          <m:t>∼U[-35,35]</m:t>
        </m:r>
      </m:oMath>
      <w:r w:rsidRPr="003F3D90">
        <w:t xml:space="preserve">, </w:t>
      </w:r>
      <m:oMath>
        <m:r>
          <w:rPr>
            <w:rFonts w:ascii="Cambria Math" w:hAnsi="Cambria Math"/>
          </w:rPr>
          <m:t>U[-45,45]</m:t>
        </m:r>
      </m:oMath>
      <w:r w:rsidRPr="003F3D90">
        <w:t xml:space="preserve">, and </w:t>
      </w:r>
      <m:oMath>
        <m:r>
          <w:rPr>
            <w:rFonts w:ascii="Cambria Math" w:hAnsi="Cambria Math"/>
          </w:rPr>
          <m:t>U[-55,55]</m:t>
        </m:r>
      </m:oMath>
      <w:r w:rsidRPr="003F3D90">
        <w:t xml:space="preserve">, corresponding to increasing uncertainty in realized performance. </w:t>
      </w:r>
      <w:r w:rsidR="00AD5BE2" w:rsidRPr="003F3D90">
        <w:t xml:space="preserve">In </w:t>
      </w:r>
      <w:r w:rsidR="000C6C08" w:rsidRPr="003F3D90">
        <w:t xml:space="preserve">the </w:t>
      </w:r>
      <w:r w:rsidR="00AD5BE2" w:rsidRPr="003F3D90">
        <w:t>other scenario</w:t>
      </w:r>
      <w:r w:rsidR="000C6C08" w:rsidRPr="003F3D90">
        <w:t xml:space="preserve"> classes</w:t>
      </w:r>
      <w:r w:rsidR="00AD5BE2" w:rsidRPr="003F3D90">
        <w:t xml:space="preserve">, experiments are conducted </w:t>
      </w:r>
      <w:r w:rsidR="000C6C08" w:rsidRPr="003F3D90">
        <w:t>under</w:t>
      </w:r>
      <w:r w:rsidR="00AD5BE2" w:rsidRPr="003F3D90">
        <w:t xml:space="preserve"> </w:t>
      </w:r>
      <m:oMath>
        <m:sSub>
          <m:sSubPr>
            <m:ctrlPr>
              <w:rPr>
                <w:rFonts w:ascii="Cambria Math" w:hAnsi="Cambria Math"/>
              </w:rPr>
            </m:ctrlPr>
          </m:sSubPr>
          <m:e>
            <m:r>
              <w:rPr>
                <w:rFonts w:ascii="Cambria Math" w:hAnsi="Cambria Math"/>
              </w:rPr>
              <m:t>ε</m:t>
            </m:r>
          </m:e>
          <m:sub>
            <m:r>
              <w:rPr>
                <w:rFonts w:ascii="Cambria Math" w:hAnsi="Cambria Math"/>
              </w:rPr>
              <m:t>i</m:t>
            </m:r>
          </m:sub>
        </m:sSub>
        <m:r>
          <w:rPr>
            <w:rFonts w:ascii="Cambria Math" w:hAnsi="Cambria Math"/>
          </w:rPr>
          <m:t>∼U[-35,35]</m:t>
        </m:r>
      </m:oMath>
      <w:r w:rsidR="00AD5BE2" w:rsidRPr="003F3D90">
        <w:t xml:space="preserve"> and </w:t>
      </w:r>
      <m:oMath>
        <m:r>
          <w:rPr>
            <w:rFonts w:ascii="Cambria Math" w:hAnsi="Cambria Math"/>
          </w:rPr>
          <m:t>U[-55,55]</m:t>
        </m:r>
      </m:oMath>
      <w:r w:rsidR="00AD5BE2" w:rsidRPr="003F3D90">
        <w:t xml:space="preserve">. </w:t>
      </w:r>
      <w:r w:rsidRPr="003F3D90">
        <w:t xml:space="preserve">Higher noise levels generate more volatile rewards and noisier learning signals, making equilibrium recovery more difficult. We also report the behavior of the MC-FD baseline </w:t>
      </w:r>
      <w:r w:rsidR="00AD5BE2" w:rsidRPr="003F3D90">
        <w:t xml:space="preserve">in the same one-stage setting </w:t>
      </w:r>
      <w:r w:rsidRPr="003F3D90">
        <w:t>as</w:t>
      </w:r>
      <w:r w:rsidR="00AD5BE2" w:rsidRPr="003F3D90">
        <w:t xml:space="preserve"> an additional numerical reference</w:t>
      </w:r>
      <w:r w:rsidR="00A36172" w:rsidRPr="003F3D90">
        <w:t xml:space="preserve">. </w:t>
      </w:r>
    </w:p>
    <w:p w14:paraId="6CEEBF9C" w14:textId="3FFE9214" w:rsidR="00F00C6E" w:rsidRPr="003F3D90" w:rsidRDefault="008B2A2A" w:rsidP="008574E3">
      <w:pPr>
        <w:pStyle w:val="NormalWeb"/>
        <w:spacing w:before="240" w:beforeAutospacing="0" w:after="240" w:afterAutospacing="0" w:line="360" w:lineRule="auto"/>
        <w:jc w:val="both"/>
      </w:pPr>
      <w:r w:rsidRPr="003F3D90">
        <w:t xml:space="preserve">Effort is bounded to </w:t>
      </w:r>
      <m:oMath>
        <m:r>
          <w:rPr>
            <w:rFonts w:ascii="Cambria Math" w:hAnsi="Cambria Math"/>
          </w:rPr>
          <m:t>[0, 100]</m:t>
        </m:r>
      </m:oMath>
      <w:r w:rsidR="00AD5BE2" w:rsidRPr="003F3D90">
        <w:t xml:space="preserve"> </w:t>
      </w:r>
      <w:r w:rsidRPr="003F3D90">
        <w:t>throughout the experiments. This interval provide</w:t>
      </w:r>
      <w:r w:rsidR="00AD5BE2" w:rsidRPr="003F3D90">
        <w:t>s</w:t>
      </w:r>
      <w:r w:rsidRPr="003F3D90">
        <w:t xml:space="preserve"> a broad continuous action domain </w:t>
      </w:r>
      <w:r w:rsidR="005678F0" w:rsidRPr="003F3D90">
        <w:t xml:space="preserve">and is </w:t>
      </w:r>
      <w:r w:rsidRPr="003F3D90">
        <w:t xml:space="preserve">wide </w:t>
      </w:r>
      <w:r w:rsidR="005678F0" w:rsidRPr="003F3D90">
        <w:t xml:space="preserve">enough to contain </w:t>
      </w:r>
      <w:r w:rsidR="000C6C08" w:rsidRPr="003F3D90">
        <w:t>the</w:t>
      </w:r>
      <w:r w:rsidRPr="003F3D90">
        <w:t xml:space="preserve"> analytical </w:t>
      </w:r>
      <w:r w:rsidR="005678F0" w:rsidRPr="003F3D90">
        <w:t>equilibrium efforts in the valid benchmark cases, so equilibrium recovery is not</w:t>
      </w:r>
      <w:r w:rsidRPr="003F3D90">
        <w:t xml:space="preserve"> artificially </w:t>
      </w:r>
      <w:r w:rsidR="005678F0" w:rsidRPr="003F3D90">
        <w:t xml:space="preserve">driven by boundary constraints. </w:t>
      </w:r>
      <w:r w:rsidRPr="003F3D90">
        <w:t>In addition to the default benchmark environment, we evaluate alternative configurations with different prize level</w:t>
      </w:r>
      <w:r w:rsidR="00AD5BE2" w:rsidRPr="003F3D90">
        <w:t xml:space="preserve">s, </w:t>
      </w:r>
      <w:r w:rsidRPr="003F3D90">
        <w:t xml:space="preserve">cost parameters, </w:t>
      </w:r>
      <w:r w:rsidR="000C6C08" w:rsidRPr="003F3D90">
        <w:t xml:space="preserve">numbers of </w:t>
      </w:r>
      <w:r w:rsidR="00AD5BE2" w:rsidRPr="003F3D90">
        <w:t>player</w:t>
      </w:r>
      <w:r w:rsidR="000C6C08" w:rsidRPr="003F3D90">
        <w:t>s</w:t>
      </w:r>
      <w:r w:rsidR="00AD5BE2" w:rsidRPr="003F3D90">
        <w:t xml:space="preserve">, </w:t>
      </w:r>
      <w:r w:rsidRPr="003F3D90">
        <w:t xml:space="preserve">and heterogeneous </w:t>
      </w:r>
      <w:r w:rsidR="00AD5BE2" w:rsidRPr="003F3D90">
        <w:t xml:space="preserve">contestant characteristics, as </w:t>
      </w:r>
      <w:r w:rsidRPr="003F3D90">
        <w:t>introduced later in this section</w:t>
      </w:r>
      <w:r w:rsidR="00A36172" w:rsidRPr="003F3D90">
        <w:t xml:space="preserve">. </w:t>
      </w:r>
    </w:p>
    <w:p w14:paraId="7DC8EDB6" w14:textId="27AA9A94" w:rsidR="00F00C6E" w:rsidRPr="003F3D90" w:rsidRDefault="008B2A2A" w:rsidP="008574E3">
      <w:pPr>
        <w:pStyle w:val="NormalWeb"/>
        <w:spacing w:before="240" w:beforeAutospacing="0" w:after="240" w:afterAutospacing="0" w:line="360" w:lineRule="auto"/>
        <w:jc w:val="both"/>
      </w:pPr>
      <w:r w:rsidRPr="003F3D90">
        <w:t xml:space="preserve">To avoid artifacts induced by perfectly symmetric initial conditions, </w:t>
      </w:r>
      <w:r w:rsidR="000C6C08" w:rsidRPr="003F3D90">
        <w:t>agents</w:t>
      </w:r>
      <w:r w:rsidRPr="003F3D90">
        <w:t xml:space="preserve"> are initialized asymmetrically at the start of training. This allows us to test whether TEL-PPO recovers the theoretically appropriate equilibrium structure, whether symmetric or asymmetric, without relying on hand-crafted initial alignment</w:t>
      </w:r>
      <w:r w:rsidR="00564CD2" w:rsidRPr="003F3D90">
        <w:t>.</w:t>
      </w:r>
    </w:p>
    <w:p w14:paraId="2A34D2C6" w14:textId="3DCC8E5B" w:rsidR="002452AD" w:rsidRPr="003F3D90" w:rsidRDefault="008B2A2A" w:rsidP="008574E3">
      <w:pPr>
        <w:pStyle w:val="NormalWeb"/>
        <w:spacing w:before="240" w:beforeAutospacing="0" w:after="240" w:afterAutospacing="0" w:line="360" w:lineRule="auto"/>
        <w:jc w:val="both"/>
      </w:pPr>
      <w:r w:rsidRPr="003F3D90">
        <w:t xml:space="preserve">Table 2 reports the main </w:t>
      </w:r>
      <w:r w:rsidR="00C1026D" w:rsidRPr="003F3D90">
        <w:t>TEL-PPO training and convergence-verification settings used in the experiments</w:t>
      </w:r>
      <w:r w:rsidRPr="003F3D90">
        <w:t xml:space="preserve">. In addition to </w:t>
      </w:r>
      <w:r w:rsidR="00C1026D" w:rsidRPr="003F3D90">
        <w:t xml:space="preserve">the </w:t>
      </w:r>
      <w:r w:rsidRPr="003F3D90">
        <w:t xml:space="preserve">PPO </w:t>
      </w:r>
      <w:r w:rsidR="00C1026D" w:rsidRPr="003F3D90">
        <w:t xml:space="preserve">training </w:t>
      </w:r>
      <w:r w:rsidRPr="003F3D90">
        <w:t xml:space="preserve">parameters, we </w:t>
      </w:r>
      <w:r w:rsidR="00C1026D" w:rsidRPr="003F3D90">
        <w:t xml:space="preserve">report the convergence-screening parameters used to determine whether a learned policy profile is treated as an approximate equilibrium. </w:t>
      </w:r>
    </w:p>
    <w:p w14:paraId="2F8F7CB1" w14:textId="31927CCD" w:rsidR="002452AD" w:rsidRPr="003F3D90" w:rsidRDefault="002452AD" w:rsidP="00C00EDA">
      <w:pPr>
        <w:pStyle w:val="NormalWeb"/>
        <w:spacing w:before="240" w:beforeAutospacing="0" w:after="240" w:afterAutospacing="0" w:line="360" w:lineRule="auto"/>
      </w:pPr>
      <w:r w:rsidRPr="003F3D90">
        <w:rPr>
          <w:highlight w:val="yellow"/>
        </w:rPr>
        <w:t>Table 2. T</w:t>
      </w:r>
      <w:r w:rsidR="00121FCE" w:rsidRPr="003F3D90">
        <w:rPr>
          <w:highlight w:val="yellow"/>
        </w:rPr>
        <w:t>EL</w:t>
      </w:r>
      <w:r w:rsidRPr="003F3D90">
        <w:rPr>
          <w:highlight w:val="yellow"/>
        </w:rPr>
        <w:t xml:space="preserve">-PPO </w:t>
      </w:r>
      <w:r w:rsidR="00AF3BE8" w:rsidRPr="003F3D90">
        <w:rPr>
          <w:rFonts w:eastAsia="SimSun"/>
          <w:highlight w:val="yellow"/>
        </w:rPr>
        <w:t xml:space="preserve">(Baseline?) </w:t>
      </w:r>
      <w:r w:rsidRPr="003F3D90">
        <w:rPr>
          <w:highlight w:val="yellow"/>
        </w:rPr>
        <w:t xml:space="preserve">Training and </w:t>
      </w:r>
      <w:r w:rsidR="008B2A2A" w:rsidRPr="003F3D90">
        <w:rPr>
          <w:highlight w:val="yellow"/>
        </w:rPr>
        <w:t>V</w:t>
      </w:r>
      <w:r w:rsidRPr="003F3D90">
        <w:rPr>
          <w:highlight w:val="yellow"/>
        </w:rPr>
        <w:t>erification Configuration</w:t>
      </w:r>
    </w:p>
    <w:tbl>
      <w:tblPr>
        <w:tblStyle w:val="TableGrid"/>
        <w:tblW w:w="0" w:type="auto"/>
        <w:tblLook w:val="04A0" w:firstRow="1" w:lastRow="0" w:firstColumn="1" w:lastColumn="0" w:noHBand="0" w:noVBand="1"/>
      </w:tblPr>
      <w:tblGrid>
        <w:gridCol w:w="2335"/>
        <w:gridCol w:w="3150"/>
        <w:gridCol w:w="3865"/>
      </w:tblGrid>
      <w:tr w:rsidR="00345B0B" w:rsidRPr="003F3D90" w14:paraId="7FD2C43D" w14:textId="77777777" w:rsidTr="00AF3BE8">
        <w:tc>
          <w:tcPr>
            <w:tcW w:w="2335" w:type="dxa"/>
            <w:hideMark/>
          </w:tcPr>
          <w:p w14:paraId="36122562" w14:textId="77777777" w:rsidR="00345B0B" w:rsidRPr="003F3D90" w:rsidRDefault="00345B0B" w:rsidP="002E031F">
            <w:pPr>
              <w:spacing w:line="276" w:lineRule="auto"/>
              <w:jc w:val="center"/>
              <w:rPr>
                <w:b/>
                <w:bCs/>
                <w:sz w:val="22"/>
                <w:szCs w:val="22"/>
              </w:rPr>
            </w:pPr>
            <w:r w:rsidRPr="003F3D90">
              <w:rPr>
                <w:b/>
                <w:bCs/>
                <w:sz w:val="22"/>
                <w:szCs w:val="22"/>
              </w:rPr>
              <w:t>Category</w:t>
            </w:r>
          </w:p>
        </w:tc>
        <w:tc>
          <w:tcPr>
            <w:tcW w:w="3150" w:type="dxa"/>
            <w:hideMark/>
          </w:tcPr>
          <w:p w14:paraId="7130E203" w14:textId="77777777" w:rsidR="00345B0B" w:rsidRPr="003F3D90" w:rsidRDefault="00345B0B" w:rsidP="002E031F">
            <w:pPr>
              <w:spacing w:line="276" w:lineRule="auto"/>
              <w:jc w:val="center"/>
              <w:rPr>
                <w:b/>
                <w:bCs/>
                <w:sz w:val="22"/>
                <w:szCs w:val="22"/>
              </w:rPr>
            </w:pPr>
            <w:r w:rsidRPr="003F3D90">
              <w:rPr>
                <w:b/>
                <w:bCs/>
                <w:sz w:val="22"/>
                <w:szCs w:val="22"/>
              </w:rPr>
              <w:t>Parameter</w:t>
            </w:r>
          </w:p>
        </w:tc>
        <w:tc>
          <w:tcPr>
            <w:tcW w:w="3865" w:type="dxa"/>
            <w:hideMark/>
          </w:tcPr>
          <w:p w14:paraId="7B5B7CE1" w14:textId="77777777" w:rsidR="00345B0B" w:rsidRPr="003F3D90" w:rsidRDefault="00345B0B" w:rsidP="002E031F">
            <w:pPr>
              <w:spacing w:line="276" w:lineRule="auto"/>
              <w:jc w:val="center"/>
              <w:rPr>
                <w:b/>
                <w:bCs/>
                <w:sz w:val="22"/>
                <w:szCs w:val="22"/>
              </w:rPr>
            </w:pPr>
            <w:r w:rsidRPr="003F3D90">
              <w:rPr>
                <w:b/>
                <w:bCs/>
                <w:sz w:val="22"/>
                <w:szCs w:val="22"/>
              </w:rPr>
              <w:t>Value</w:t>
            </w:r>
          </w:p>
        </w:tc>
      </w:tr>
      <w:tr w:rsidR="00345B0B" w:rsidRPr="003F3D90" w14:paraId="62F25505" w14:textId="77777777" w:rsidTr="00AF3BE8">
        <w:tc>
          <w:tcPr>
            <w:tcW w:w="2335" w:type="dxa"/>
            <w:hideMark/>
          </w:tcPr>
          <w:p w14:paraId="53BF45C8" w14:textId="496EE57F" w:rsidR="00345B0B" w:rsidRPr="003F3D90" w:rsidRDefault="00D51467" w:rsidP="002E031F">
            <w:pPr>
              <w:spacing w:line="276" w:lineRule="auto"/>
              <w:rPr>
                <w:sz w:val="22"/>
                <w:szCs w:val="22"/>
              </w:rPr>
            </w:pPr>
            <w:r w:rsidRPr="003F3D90">
              <w:rPr>
                <w:sz w:val="22"/>
                <w:szCs w:val="22"/>
              </w:rPr>
              <w:t>Opt</w:t>
            </w:r>
            <w:r w:rsidR="00CC1FB0" w:rsidRPr="003F3D90">
              <w:rPr>
                <w:sz w:val="22"/>
                <w:szCs w:val="22"/>
              </w:rPr>
              <w:t>imization</w:t>
            </w:r>
          </w:p>
        </w:tc>
        <w:tc>
          <w:tcPr>
            <w:tcW w:w="3150" w:type="dxa"/>
            <w:hideMark/>
          </w:tcPr>
          <w:p w14:paraId="6BE4D99A" w14:textId="77777777" w:rsidR="00345B0B" w:rsidRPr="003F3D90" w:rsidRDefault="00345B0B" w:rsidP="002E031F">
            <w:pPr>
              <w:spacing w:line="276" w:lineRule="auto"/>
              <w:rPr>
                <w:sz w:val="22"/>
                <w:szCs w:val="22"/>
              </w:rPr>
            </w:pPr>
            <w:r w:rsidRPr="003F3D90">
              <w:rPr>
                <w:sz w:val="22"/>
                <w:szCs w:val="22"/>
              </w:rPr>
              <w:t>Optimizer</w:t>
            </w:r>
          </w:p>
        </w:tc>
        <w:tc>
          <w:tcPr>
            <w:tcW w:w="3865" w:type="dxa"/>
            <w:hideMark/>
          </w:tcPr>
          <w:p w14:paraId="457CE1E1" w14:textId="77777777" w:rsidR="00345B0B" w:rsidRPr="003F3D90" w:rsidRDefault="00345B0B" w:rsidP="002E031F">
            <w:pPr>
              <w:spacing w:line="276" w:lineRule="auto"/>
              <w:rPr>
                <w:sz w:val="22"/>
                <w:szCs w:val="22"/>
              </w:rPr>
            </w:pPr>
            <w:r w:rsidRPr="003F3D90">
              <w:rPr>
                <w:sz w:val="22"/>
                <w:szCs w:val="22"/>
              </w:rPr>
              <w:t>Adam</w:t>
            </w:r>
          </w:p>
        </w:tc>
      </w:tr>
      <w:tr w:rsidR="00345B0B" w:rsidRPr="003F3D90" w14:paraId="1C4C5B43" w14:textId="77777777" w:rsidTr="00AF3BE8">
        <w:tc>
          <w:tcPr>
            <w:tcW w:w="2335" w:type="dxa"/>
            <w:hideMark/>
          </w:tcPr>
          <w:p w14:paraId="05B48A52" w14:textId="0A9FA7FD" w:rsidR="00345B0B" w:rsidRPr="003F3D90" w:rsidRDefault="00CC1FB0" w:rsidP="002E031F">
            <w:pPr>
              <w:spacing w:line="276" w:lineRule="auto"/>
              <w:rPr>
                <w:sz w:val="22"/>
                <w:szCs w:val="22"/>
              </w:rPr>
            </w:pPr>
            <w:r w:rsidRPr="003F3D90">
              <w:rPr>
                <w:sz w:val="22"/>
                <w:szCs w:val="22"/>
              </w:rPr>
              <w:t>Optimization</w:t>
            </w:r>
          </w:p>
        </w:tc>
        <w:tc>
          <w:tcPr>
            <w:tcW w:w="3150" w:type="dxa"/>
            <w:hideMark/>
          </w:tcPr>
          <w:p w14:paraId="7A2B15AC" w14:textId="5196CD9D" w:rsidR="00345B0B" w:rsidRPr="003F3D90" w:rsidRDefault="00345B0B" w:rsidP="002E031F">
            <w:pPr>
              <w:spacing w:line="276" w:lineRule="auto"/>
              <w:rPr>
                <w:sz w:val="22"/>
                <w:szCs w:val="22"/>
              </w:rPr>
            </w:pPr>
            <w:r w:rsidRPr="003F3D90">
              <w:rPr>
                <w:sz w:val="22"/>
                <w:szCs w:val="22"/>
              </w:rPr>
              <w:t xml:space="preserve">Learning rate (start </w:t>
            </w:r>
            <m:oMath>
              <m:r>
                <w:rPr>
                  <w:rFonts w:ascii="Cambria Math" w:hAnsi="Cambria Math"/>
                  <w:sz w:val="22"/>
                  <w:szCs w:val="22"/>
                </w:rPr>
                <m:t>→</m:t>
              </m:r>
            </m:oMath>
            <w:r w:rsidRPr="003F3D90">
              <w:rPr>
                <w:sz w:val="22"/>
                <w:szCs w:val="22"/>
              </w:rPr>
              <w:t>end)</w:t>
            </w:r>
          </w:p>
        </w:tc>
        <w:tc>
          <w:tcPr>
            <w:tcW w:w="3865" w:type="dxa"/>
            <w:hideMark/>
          </w:tcPr>
          <w:p w14:paraId="61EB55ED" w14:textId="2149C55E" w:rsidR="00345B0B" w:rsidRPr="003F3D90" w:rsidRDefault="00345B0B" w:rsidP="002E031F">
            <w:pPr>
              <w:spacing w:line="276" w:lineRule="auto"/>
              <w:rPr>
                <w:sz w:val="22"/>
                <w:szCs w:val="22"/>
              </w:rPr>
            </w:pPr>
            <w:r w:rsidRPr="003F3D90">
              <w:rPr>
                <w:rStyle w:val="mord"/>
                <w:sz w:val="22"/>
                <w:szCs w:val="22"/>
              </w:rPr>
              <w:t>3</w:t>
            </w:r>
            <w:r w:rsidRPr="003F3D90">
              <w:rPr>
                <w:rStyle w:val="mbin"/>
                <w:sz w:val="22"/>
                <w:szCs w:val="22"/>
              </w:rPr>
              <w:t>×</w:t>
            </w:r>
            <w:r w:rsidRPr="003F3D90">
              <w:rPr>
                <w:rStyle w:val="mord"/>
                <w:sz w:val="22"/>
                <w:szCs w:val="22"/>
              </w:rPr>
              <w:t>10</w:t>
            </w:r>
            <w:r w:rsidRPr="003F3D90">
              <w:rPr>
                <w:rStyle w:val="mord"/>
                <w:sz w:val="22"/>
                <w:szCs w:val="22"/>
                <w:vertAlign w:val="superscript"/>
              </w:rPr>
              <w:t>−4</w:t>
            </w:r>
            <w:r w:rsidRPr="003F3D90">
              <w:rPr>
                <w:rStyle w:val="mrel"/>
                <w:sz w:val="22"/>
                <w:szCs w:val="22"/>
              </w:rPr>
              <w:t>→</w:t>
            </w:r>
            <w:r w:rsidRPr="003F3D90">
              <w:rPr>
                <w:rStyle w:val="mord"/>
                <w:sz w:val="22"/>
                <w:szCs w:val="22"/>
              </w:rPr>
              <w:t>2</w:t>
            </w:r>
            <w:r w:rsidRPr="003F3D90">
              <w:rPr>
                <w:rStyle w:val="mbin"/>
                <w:sz w:val="22"/>
                <w:szCs w:val="22"/>
              </w:rPr>
              <w:t>×</w:t>
            </w:r>
            <w:r w:rsidRPr="003F3D90">
              <w:rPr>
                <w:rStyle w:val="mord"/>
                <w:sz w:val="22"/>
                <w:szCs w:val="22"/>
              </w:rPr>
              <w:t>10</w:t>
            </w:r>
            <w:r w:rsidRPr="003F3D90">
              <w:rPr>
                <w:rStyle w:val="mord"/>
                <w:sz w:val="22"/>
                <w:szCs w:val="22"/>
                <w:vertAlign w:val="superscript"/>
              </w:rPr>
              <w:t>−4</w:t>
            </w:r>
          </w:p>
        </w:tc>
      </w:tr>
      <w:tr w:rsidR="008B2A2A" w:rsidRPr="003F3D90" w14:paraId="064539CB" w14:textId="77777777" w:rsidTr="00AF3BE8">
        <w:tc>
          <w:tcPr>
            <w:tcW w:w="2335" w:type="dxa"/>
          </w:tcPr>
          <w:p w14:paraId="2059CC30" w14:textId="73DE7BE9" w:rsidR="008B2A2A" w:rsidRPr="003F3D90" w:rsidRDefault="00CC1FB0" w:rsidP="002E031F">
            <w:pPr>
              <w:spacing w:line="276" w:lineRule="auto"/>
              <w:rPr>
                <w:sz w:val="22"/>
                <w:szCs w:val="22"/>
              </w:rPr>
            </w:pPr>
            <w:r w:rsidRPr="003F3D90">
              <w:rPr>
                <w:sz w:val="22"/>
                <w:szCs w:val="22"/>
              </w:rPr>
              <w:t>Optimization</w:t>
            </w:r>
          </w:p>
        </w:tc>
        <w:tc>
          <w:tcPr>
            <w:tcW w:w="3150" w:type="dxa"/>
          </w:tcPr>
          <w:p w14:paraId="2FFB0436" w14:textId="47469AFB" w:rsidR="008B2A2A" w:rsidRPr="003F3D90" w:rsidRDefault="00616E60" w:rsidP="002E031F">
            <w:pPr>
              <w:spacing w:line="276" w:lineRule="auto"/>
              <w:rPr>
                <w:sz w:val="22"/>
                <w:szCs w:val="22"/>
              </w:rPr>
            </w:pPr>
            <w:r w:rsidRPr="003F3D90">
              <w:rPr>
                <w:sz w:val="22"/>
                <w:szCs w:val="22"/>
              </w:rPr>
              <w:t>Batch size episodes/</w:t>
            </w:r>
            <w:r w:rsidR="008B2A2A" w:rsidRPr="003F3D90">
              <w:rPr>
                <w:sz w:val="22"/>
                <w:szCs w:val="22"/>
              </w:rPr>
              <w:t>update</w:t>
            </w:r>
          </w:p>
        </w:tc>
        <w:tc>
          <w:tcPr>
            <w:tcW w:w="3865" w:type="dxa"/>
          </w:tcPr>
          <w:p w14:paraId="4BDD5CFD" w14:textId="4E170F03" w:rsidR="008B2A2A" w:rsidRPr="003F3D90" w:rsidRDefault="00616E60" w:rsidP="002E031F">
            <w:pPr>
              <w:spacing w:line="276" w:lineRule="auto"/>
              <w:rPr>
                <w:sz w:val="22"/>
                <w:szCs w:val="22"/>
              </w:rPr>
            </w:pPr>
            <w:r w:rsidRPr="003F3D90">
              <w:rPr>
                <w:sz w:val="22"/>
                <w:szCs w:val="22"/>
              </w:rPr>
              <w:t>4096</w:t>
            </w:r>
          </w:p>
        </w:tc>
      </w:tr>
      <w:tr w:rsidR="00345B0B" w:rsidRPr="003F3D90" w14:paraId="0764421F" w14:textId="77777777" w:rsidTr="00AF3BE8">
        <w:tc>
          <w:tcPr>
            <w:tcW w:w="2335" w:type="dxa"/>
            <w:hideMark/>
          </w:tcPr>
          <w:p w14:paraId="3855DDFA" w14:textId="114F3FCC" w:rsidR="00345B0B" w:rsidRPr="003F3D90" w:rsidRDefault="00CC1FB0" w:rsidP="002E031F">
            <w:pPr>
              <w:spacing w:line="276" w:lineRule="auto"/>
              <w:rPr>
                <w:sz w:val="22"/>
                <w:szCs w:val="22"/>
              </w:rPr>
            </w:pPr>
            <w:r w:rsidRPr="003F3D90">
              <w:rPr>
                <w:sz w:val="22"/>
                <w:szCs w:val="22"/>
              </w:rPr>
              <w:t>Optimization</w:t>
            </w:r>
          </w:p>
        </w:tc>
        <w:tc>
          <w:tcPr>
            <w:tcW w:w="3150" w:type="dxa"/>
            <w:hideMark/>
          </w:tcPr>
          <w:p w14:paraId="513181FB" w14:textId="77777777" w:rsidR="00345B0B" w:rsidRPr="003F3D90" w:rsidRDefault="00345B0B" w:rsidP="002E031F">
            <w:pPr>
              <w:spacing w:line="276" w:lineRule="auto"/>
              <w:rPr>
                <w:sz w:val="22"/>
                <w:szCs w:val="22"/>
              </w:rPr>
            </w:pPr>
            <w:r w:rsidRPr="003F3D90">
              <w:rPr>
                <w:sz w:val="22"/>
                <w:szCs w:val="22"/>
              </w:rPr>
              <w:t>Minibatch size</w:t>
            </w:r>
          </w:p>
        </w:tc>
        <w:tc>
          <w:tcPr>
            <w:tcW w:w="3865" w:type="dxa"/>
            <w:hideMark/>
          </w:tcPr>
          <w:p w14:paraId="735462EE" w14:textId="77777777" w:rsidR="00345B0B" w:rsidRPr="003F3D90" w:rsidRDefault="00345B0B" w:rsidP="002E031F">
            <w:pPr>
              <w:spacing w:line="276" w:lineRule="auto"/>
              <w:rPr>
                <w:sz w:val="22"/>
                <w:szCs w:val="22"/>
              </w:rPr>
            </w:pPr>
            <w:r w:rsidRPr="003F3D90">
              <w:rPr>
                <w:sz w:val="22"/>
                <w:szCs w:val="22"/>
              </w:rPr>
              <w:t>1024</w:t>
            </w:r>
          </w:p>
        </w:tc>
      </w:tr>
      <w:tr w:rsidR="00345B0B" w:rsidRPr="003F3D90" w14:paraId="7D007924" w14:textId="77777777" w:rsidTr="00AF3BE8">
        <w:tc>
          <w:tcPr>
            <w:tcW w:w="2335" w:type="dxa"/>
            <w:hideMark/>
          </w:tcPr>
          <w:p w14:paraId="2C4943E7" w14:textId="7BF25ABB" w:rsidR="00345B0B" w:rsidRPr="003F3D90" w:rsidRDefault="00CC1FB0" w:rsidP="002E031F">
            <w:pPr>
              <w:spacing w:line="276" w:lineRule="auto"/>
              <w:rPr>
                <w:sz w:val="22"/>
                <w:szCs w:val="22"/>
              </w:rPr>
            </w:pPr>
            <w:r w:rsidRPr="003F3D90">
              <w:rPr>
                <w:sz w:val="22"/>
                <w:szCs w:val="22"/>
              </w:rPr>
              <w:t>Optimization</w:t>
            </w:r>
          </w:p>
        </w:tc>
        <w:tc>
          <w:tcPr>
            <w:tcW w:w="3150" w:type="dxa"/>
            <w:hideMark/>
          </w:tcPr>
          <w:p w14:paraId="11BEC7F1" w14:textId="77777777" w:rsidR="00345B0B" w:rsidRPr="003F3D90" w:rsidRDefault="00345B0B" w:rsidP="002E031F">
            <w:pPr>
              <w:spacing w:line="276" w:lineRule="auto"/>
              <w:rPr>
                <w:sz w:val="22"/>
                <w:szCs w:val="22"/>
              </w:rPr>
            </w:pPr>
            <w:r w:rsidRPr="003F3D90">
              <w:rPr>
                <w:sz w:val="22"/>
                <w:szCs w:val="22"/>
              </w:rPr>
              <w:t>Epochs per update</w:t>
            </w:r>
          </w:p>
        </w:tc>
        <w:tc>
          <w:tcPr>
            <w:tcW w:w="3865" w:type="dxa"/>
            <w:hideMark/>
          </w:tcPr>
          <w:p w14:paraId="5F0925EA" w14:textId="407ECDF3" w:rsidR="00345B0B" w:rsidRPr="003F3D90" w:rsidRDefault="00AB1DD3" w:rsidP="002E031F">
            <w:pPr>
              <w:spacing w:line="276" w:lineRule="auto"/>
              <w:rPr>
                <w:sz w:val="22"/>
                <w:szCs w:val="22"/>
              </w:rPr>
            </w:pPr>
            <w:r w:rsidRPr="003F3D90">
              <w:rPr>
                <w:sz w:val="22"/>
                <w:szCs w:val="22"/>
              </w:rPr>
              <w:t xml:space="preserve">Baseline: </w:t>
            </w:r>
            <w:r w:rsidR="00345B0B" w:rsidRPr="003F3D90">
              <w:rPr>
                <w:sz w:val="22"/>
                <w:szCs w:val="22"/>
              </w:rPr>
              <w:t>6</w:t>
            </w:r>
            <w:r w:rsidRPr="003F3D90">
              <w:rPr>
                <w:sz w:val="22"/>
                <w:szCs w:val="22"/>
              </w:rPr>
              <w:t xml:space="preserve">; Theory-align-v2: 1 </w:t>
            </w:r>
          </w:p>
        </w:tc>
      </w:tr>
      <w:tr w:rsidR="00CC1FB0" w:rsidRPr="003F3D90" w14:paraId="5578025A" w14:textId="77777777" w:rsidTr="00AF3BE8">
        <w:tc>
          <w:tcPr>
            <w:tcW w:w="2335" w:type="dxa"/>
          </w:tcPr>
          <w:p w14:paraId="3F104E69" w14:textId="4C17E313" w:rsidR="00CC1FB0" w:rsidRPr="003F3D90" w:rsidRDefault="00CC1FB0" w:rsidP="002E031F">
            <w:pPr>
              <w:spacing w:line="276" w:lineRule="auto"/>
              <w:rPr>
                <w:sz w:val="22"/>
                <w:szCs w:val="22"/>
              </w:rPr>
            </w:pPr>
            <w:r w:rsidRPr="003F3D90">
              <w:rPr>
                <w:sz w:val="22"/>
                <w:szCs w:val="22"/>
              </w:rPr>
              <w:t>Optimization</w:t>
            </w:r>
          </w:p>
        </w:tc>
        <w:tc>
          <w:tcPr>
            <w:tcW w:w="3150" w:type="dxa"/>
          </w:tcPr>
          <w:p w14:paraId="6F9CE098" w14:textId="45D2CAEB" w:rsidR="00CC1FB0" w:rsidRPr="003F3D90" w:rsidRDefault="00CC1FB0" w:rsidP="002E031F">
            <w:pPr>
              <w:spacing w:line="276" w:lineRule="auto"/>
              <w:rPr>
                <w:sz w:val="22"/>
                <w:szCs w:val="22"/>
              </w:rPr>
            </w:pPr>
            <w:r w:rsidRPr="003F3D90">
              <w:rPr>
                <w:sz w:val="22"/>
                <w:szCs w:val="22"/>
              </w:rPr>
              <w:t>Maximum PPO update</w:t>
            </w:r>
          </w:p>
        </w:tc>
        <w:tc>
          <w:tcPr>
            <w:tcW w:w="3865" w:type="dxa"/>
          </w:tcPr>
          <w:p w14:paraId="706107E0" w14:textId="72E78229" w:rsidR="00CC1FB0" w:rsidRPr="003F3D90" w:rsidRDefault="00616E60" w:rsidP="002E031F">
            <w:pPr>
              <w:spacing w:line="276" w:lineRule="auto"/>
              <w:rPr>
                <w:rFonts w:eastAsia="SimSun"/>
                <w:sz w:val="22"/>
                <w:szCs w:val="22"/>
              </w:rPr>
            </w:pPr>
            <w:r w:rsidRPr="003F3D90">
              <w:rPr>
                <w:sz w:val="22"/>
                <w:szCs w:val="22"/>
              </w:rPr>
              <w:t>500</w:t>
            </w:r>
            <w:r w:rsidR="00AB1DD3" w:rsidRPr="003F3D90">
              <w:rPr>
                <w:sz w:val="22"/>
                <w:szCs w:val="22"/>
              </w:rPr>
              <w:t>/1500</w:t>
            </w:r>
            <w:r w:rsidR="00AB1DD3" w:rsidRPr="003F3D90">
              <w:rPr>
                <w:rFonts w:eastAsia="SimSun"/>
                <w:sz w:val="22"/>
                <w:szCs w:val="22"/>
              </w:rPr>
              <w:t>？</w:t>
            </w:r>
          </w:p>
        </w:tc>
      </w:tr>
      <w:tr w:rsidR="005240AE" w:rsidRPr="003F3D90" w14:paraId="06403179" w14:textId="77777777" w:rsidTr="00AF3BE8">
        <w:tc>
          <w:tcPr>
            <w:tcW w:w="2335" w:type="dxa"/>
          </w:tcPr>
          <w:p w14:paraId="40D7F62C" w14:textId="4F2F10B5" w:rsidR="005240AE" w:rsidRPr="003F3D90" w:rsidRDefault="00CC1FB0" w:rsidP="002E031F">
            <w:pPr>
              <w:spacing w:line="276" w:lineRule="auto"/>
              <w:rPr>
                <w:sz w:val="22"/>
                <w:szCs w:val="22"/>
              </w:rPr>
            </w:pPr>
            <w:r w:rsidRPr="003F3D90">
              <w:rPr>
                <w:sz w:val="22"/>
                <w:szCs w:val="22"/>
              </w:rPr>
              <w:lastRenderedPageBreak/>
              <w:t>Optimization</w:t>
            </w:r>
          </w:p>
        </w:tc>
        <w:tc>
          <w:tcPr>
            <w:tcW w:w="3150" w:type="dxa"/>
          </w:tcPr>
          <w:p w14:paraId="380BBEBE" w14:textId="6A302CC1" w:rsidR="005240AE" w:rsidRPr="003F3D90" w:rsidRDefault="008B2A2A" w:rsidP="002E031F">
            <w:pPr>
              <w:spacing w:line="276" w:lineRule="auto"/>
              <w:rPr>
                <w:sz w:val="22"/>
                <w:szCs w:val="22"/>
              </w:rPr>
            </w:pPr>
            <w:r w:rsidRPr="003F3D90">
              <w:rPr>
                <w:sz w:val="22"/>
                <w:szCs w:val="22"/>
              </w:rPr>
              <w:t xml:space="preserve">Random </w:t>
            </w:r>
            <w:r w:rsidR="005240AE" w:rsidRPr="003F3D90">
              <w:rPr>
                <w:sz w:val="22"/>
                <w:szCs w:val="22"/>
              </w:rPr>
              <w:t>Seeds</w:t>
            </w:r>
            <w:r w:rsidR="0075790D" w:rsidRPr="003F3D90">
              <w:rPr>
                <w:sz w:val="22"/>
                <w:szCs w:val="22"/>
              </w:rPr>
              <w:t xml:space="preserve"> </w:t>
            </w:r>
            <m:oMath>
              <m:sSub>
                <m:sSubPr>
                  <m:ctrlPr>
                    <w:rPr>
                      <w:rFonts w:ascii="Cambria Math" w:hAnsi="Cambria Math"/>
                      <w:sz w:val="22"/>
                      <w:szCs w:val="22"/>
                    </w:rPr>
                  </m:ctrlPr>
                </m:sSubPr>
                <m:e>
                  <m:r>
                    <w:rPr>
                      <w:rFonts w:ascii="Cambria Math" w:hAnsi="Cambria Math"/>
                      <w:sz w:val="22"/>
                      <w:szCs w:val="22"/>
                    </w:rPr>
                    <m:t>N</m:t>
                  </m:r>
                </m:e>
                <m:sub>
                  <m:r>
                    <m:rPr>
                      <m:nor/>
                    </m:rPr>
                    <w:rPr>
                      <w:sz w:val="22"/>
                      <w:szCs w:val="22"/>
                    </w:rPr>
                    <m:t>seed</m:t>
                  </m:r>
                </m:sub>
              </m:sSub>
            </m:oMath>
          </w:p>
        </w:tc>
        <w:tc>
          <w:tcPr>
            <w:tcW w:w="3865" w:type="dxa"/>
          </w:tcPr>
          <w:p w14:paraId="35A140D0" w14:textId="715809A9" w:rsidR="005240AE" w:rsidRPr="003F3D90" w:rsidRDefault="00616E60" w:rsidP="002E031F">
            <w:pPr>
              <w:spacing w:line="276" w:lineRule="auto"/>
              <w:rPr>
                <w:sz w:val="22"/>
                <w:szCs w:val="22"/>
              </w:rPr>
            </w:pPr>
            <w:r w:rsidRPr="003F3D90">
              <w:rPr>
                <w:sz w:val="22"/>
                <w:szCs w:val="22"/>
              </w:rPr>
              <w:t>5</w:t>
            </w:r>
          </w:p>
        </w:tc>
      </w:tr>
      <w:tr w:rsidR="00345B0B" w:rsidRPr="003F3D90" w14:paraId="2022F507" w14:textId="77777777" w:rsidTr="00AF3BE8">
        <w:tc>
          <w:tcPr>
            <w:tcW w:w="2335" w:type="dxa"/>
            <w:hideMark/>
          </w:tcPr>
          <w:p w14:paraId="163452F1" w14:textId="77777777" w:rsidR="00345B0B" w:rsidRPr="003F3D90" w:rsidRDefault="00345B0B" w:rsidP="002E031F">
            <w:pPr>
              <w:spacing w:line="276" w:lineRule="auto"/>
              <w:rPr>
                <w:sz w:val="22"/>
                <w:szCs w:val="22"/>
              </w:rPr>
            </w:pPr>
            <w:r w:rsidRPr="003F3D90">
              <w:rPr>
                <w:sz w:val="22"/>
                <w:szCs w:val="22"/>
              </w:rPr>
              <w:t>PPO / Policy</w:t>
            </w:r>
          </w:p>
        </w:tc>
        <w:tc>
          <w:tcPr>
            <w:tcW w:w="3150" w:type="dxa"/>
            <w:hideMark/>
          </w:tcPr>
          <w:p w14:paraId="705E9A93" w14:textId="45EBDD2C" w:rsidR="00345B0B" w:rsidRPr="003F3D90" w:rsidRDefault="005240AE" w:rsidP="002E031F">
            <w:pPr>
              <w:spacing w:line="276" w:lineRule="auto"/>
              <w:rPr>
                <w:sz w:val="22"/>
                <w:szCs w:val="22"/>
              </w:rPr>
            </w:pPr>
            <w:r w:rsidRPr="003F3D90">
              <w:rPr>
                <w:sz w:val="22"/>
                <w:szCs w:val="22"/>
              </w:rPr>
              <w:t xml:space="preserve">Clip range (start </w:t>
            </w:r>
            <m:oMath>
              <m:r>
                <w:rPr>
                  <w:rFonts w:ascii="Cambria Math" w:hAnsi="Cambria Math"/>
                  <w:sz w:val="22"/>
                  <w:szCs w:val="22"/>
                </w:rPr>
                <m:t>→</m:t>
              </m:r>
            </m:oMath>
            <w:r w:rsidRPr="003F3D90">
              <w:rPr>
                <w:sz w:val="22"/>
                <w:szCs w:val="22"/>
              </w:rPr>
              <w:t>end)</w:t>
            </w:r>
            <w:r w:rsidR="00252AD3" w:rsidRPr="003F3D90">
              <w:rPr>
                <w:sz w:val="22"/>
                <w:szCs w:val="22"/>
              </w:rPr>
              <w:t xml:space="preserve"> </w:t>
            </w:r>
            <m:oMath>
              <m:sSub>
                <m:sSubPr>
                  <m:ctrlPr>
                    <w:rPr>
                      <w:rFonts w:ascii="Cambria Math" w:hAnsi="Cambria Math"/>
                      <w:i/>
                      <w:sz w:val="22"/>
                      <w:szCs w:val="22"/>
                    </w:rPr>
                  </m:ctrlPr>
                </m:sSubPr>
                <m:e>
                  <m:r>
                    <w:rPr>
                      <w:rFonts w:ascii="Cambria Math" w:hAnsi="Cambria Math"/>
                      <w:sz w:val="22"/>
                      <w:szCs w:val="22"/>
                    </w:rPr>
                    <m:t>ε</m:t>
                  </m:r>
                </m:e>
                <m:sub>
                  <m:r>
                    <w:rPr>
                      <w:rFonts w:ascii="Cambria Math" w:hAnsi="Cambria Math"/>
                      <w:sz w:val="22"/>
                      <w:szCs w:val="22"/>
                    </w:rPr>
                    <m:t>clip</m:t>
                  </m:r>
                </m:sub>
              </m:sSub>
            </m:oMath>
          </w:p>
        </w:tc>
        <w:tc>
          <w:tcPr>
            <w:tcW w:w="3865" w:type="dxa"/>
            <w:hideMark/>
          </w:tcPr>
          <w:p w14:paraId="02F4A4B1" w14:textId="68A9F445" w:rsidR="00345B0B" w:rsidRPr="003F3D90" w:rsidRDefault="00AB1DD3" w:rsidP="002E031F">
            <w:pPr>
              <w:spacing w:line="276" w:lineRule="auto"/>
              <w:rPr>
                <w:rStyle w:val="mord"/>
                <w:sz w:val="22"/>
                <w:szCs w:val="22"/>
              </w:rPr>
            </w:pPr>
            <w:r w:rsidRPr="003F3D90">
              <w:rPr>
                <w:rStyle w:val="mord"/>
                <w:sz w:val="22"/>
                <w:szCs w:val="22"/>
              </w:rPr>
              <w:t xml:space="preserve">Baseline: </w:t>
            </w:r>
            <w:r w:rsidR="00345B0B" w:rsidRPr="003F3D90">
              <w:rPr>
                <w:rStyle w:val="mord"/>
                <w:sz w:val="22"/>
                <w:szCs w:val="22"/>
              </w:rPr>
              <w:t>0.30</w:t>
            </w:r>
            <w:r w:rsidR="00345B0B" w:rsidRPr="003F3D90">
              <w:rPr>
                <w:rStyle w:val="mrel"/>
                <w:sz w:val="22"/>
                <w:szCs w:val="22"/>
              </w:rPr>
              <w:t>→</w:t>
            </w:r>
            <w:r w:rsidR="00345B0B" w:rsidRPr="003F3D90">
              <w:rPr>
                <w:rStyle w:val="mord"/>
                <w:sz w:val="22"/>
                <w:szCs w:val="22"/>
              </w:rPr>
              <w:t>0.15</w:t>
            </w:r>
            <w:r w:rsidR="006E08C2" w:rsidRPr="003F3D90">
              <w:rPr>
                <w:rStyle w:val="mord"/>
                <w:sz w:val="22"/>
                <w:szCs w:val="22"/>
              </w:rPr>
              <w:t xml:space="preserve"> </w:t>
            </w:r>
          </w:p>
          <w:p w14:paraId="785CEDFD" w14:textId="53758844" w:rsidR="00AB1DD3" w:rsidRPr="003F3D90" w:rsidRDefault="00AB1DD3" w:rsidP="002E031F">
            <w:pPr>
              <w:spacing w:line="276" w:lineRule="auto"/>
              <w:rPr>
                <w:rFonts w:eastAsia="SimSun"/>
                <w:sz w:val="22"/>
                <w:szCs w:val="22"/>
              </w:rPr>
            </w:pPr>
            <w:r w:rsidRPr="003F3D90">
              <w:rPr>
                <w:rStyle w:val="mord"/>
                <w:sz w:val="22"/>
                <w:szCs w:val="22"/>
              </w:rPr>
              <w:t>Theory-align-v2: 0.2</w:t>
            </w:r>
            <w:r w:rsidRPr="003F3D90">
              <w:rPr>
                <w:rStyle w:val="mrel"/>
                <w:sz w:val="22"/>
                <w:szCs w:val="22"/>
              </w:rPr>
              <w:t>→0.15</w:t>
            </w:r>
          </w:p>
        </w:tc>
      </w:tr>
      <w:tr w:rsidR="000C7804" w:rsidRPr="003F3D90" w14:paraId="1A86F536" w14:textId="77777777" w:rsidTr="00AF3BE8">
        <w:tc>
          <w:tcPr>
            <w:tcW w:w="2335" w:type="dxa"/>
          </w:tcPr>
          <w:p w14:paraId="51A7C979" w14:textId="4E576FAF" w:rsidR="000C7804" w:rsidRPr="003F3D90" w:rsidRDefault="000C7804" w:rsidP="002E031F">
            <w:pPr>
              <w:spacing w:line="276" w:lineRule="auto"/>
              <w:rPr>
                <w:sz w:val="22"/>
                <w:szCs w:val="22"/>
              </w:rPr>
            </w:pPr>
            <w:r w:rsidRPr="003F3D90">
              <w:rPr>
                <w:sz w:val="22"/>
                <w:szCs w:val="22"/>
              </w:rPr>
              <w:t>PPO / Policy</w:t>
            </w:r>
          </w:p>
        </w:tc>
        <w:tc>
          <w:tcPr>
            <w:tcW w:w="3150" w:type="dxa"/>
          </w:tcPr>
          <w:p w14:paraId="2CE91122" w14:textId="00A7C7A4" w:rsidR="000C7804" w:rsidRPr="003F3D90" w:rsidRDefault="000C7804" w:rsidP="002E031F">
            <w:pPr>
              <w:spacing w:line="276" w:lineRule="auto"/>
              <w:rPr>
                <w:sz w:val="22"/>
                <w:szCs w:val="22"/>
              </w:rPr>
            </w:pPr>
            <w:r w:rsidRPr="003F3D90">
              <w:rPr>
                <w:sz w:val="22"/>
                <w:szCs w:val="22"/>
              </w:rPr>
              <w:t>Value-loss coefficient</w:t>
            </w:r>
          </w:p>
        </w:tc>
        <w:tc>
          <w:tcPr>
            <w:tcW w:w="3865" w:type="dxa"/>
          </w:tcPr>
          <w:p w14:paraId="04430798" w14:textId="4666B3BF" w:rsidR="000C7804" w:rsidRPr="003F3D90" w:rsidRDefault="00AB1DD3" w:rsidP="002E031F">
            <w:pPr>
              <w:spacing w:line="276" w:lineRule="auto"/>
              <w:rPr>
                <w:sz w:val="22"/>
                <w:szCs w:val="22"/>
              </w:rPr>
            </w:pPr>
            <w:r w:rsidRPr="003F3D90">
              <w:rPr>
                <w:sz w:val="22"/>
                <w:szCs w:val="22"/>
              </w:rPr>
              <w:t>Baseline: 0.5; Theory-align-v2: 1.0</w:t>
            </w:r>
          </w:p>
        </w:tc>
      </w:tr>
      <w:tr w:rsidR="00345B0B" w:rsidRPr="003F3D90" w14:paraId="2D9C1C98" w14:textId="77777777" w:rsidTr="00AF3BE8">
        <w:tc>
          <w:tcPr>
            <w:tcW w:w="2335" w:type="dxa"/>
            <w:hideMark/>
          </w:tcPr>
          <w:p w14:paraId="2A4CD7D0" w14:textId="77777777" w:rsidR="00345B0B" w:rsidRPr="003F3D90" w:rsidRDefault="00345B0B" w:rsidP="002E031F">
            <w:pPr>
              <w:spacing w:line="276" w:lineRule="auto"/>
              <w:rPr>
                <w:sz w:val="22"/>
                <w:szCs w:val="22"/>
              </w:rPr>
            </w:pPr>
            <w:r w:rsidRPr="003F3D90">
              <w:rPr>
                <w:sz w:val="22"/>
                <w:szCs w:val="22"/>
              </w:rPr>
              <w:t>PPO / Policy</w:t>
            </w:r>
          </w:p>
        </w:tc>
        <w:tc>
          <w:tcPr>
            <w:tcW w:w="3150" w:type="dxa"/>
            <w:hideMark/>
          </w:tcPr>
          <w:p w14:paraId="61000BF2" w14:textId="77777777" w:rsidR="00345B0B" w:rsidRPr="003F3D90" w:rsidRDefault="00345B0B" w:rsidP="002E031F">
            <w:pPr>
              <w:spacing w:line="276" w:lineRule="auto"/>
              <w:rPr>
                <w:sz w:val="22"/>
                <w:szCs w:val="22"/>
              </w:rPr>
            </w:pPr>
            <w:r w:rsidRPr="003F3D90">
              <w:rPr>
                <w:sz w:val="22"/>
                <w:szCs w:val="22"/>
              </w:rPr>
              <w:t>Entropy coefficient</w:t>
            </w:r>
          </w:p>
        </w:tc>
        <w:tc>
          <w:tcPr>
            <w:tcW w:w="3865" w:type="dxa"/>
            <w:hideMark/>
          </w:tcPr>
          <w:p w14:paraId="59D72465" w14:textId="25595B2A" w:rsidR="00345B0B" w:rsidRPr="003F3D90" w:rsidRDefault="00AB1DD3" w:rsidP="002E031F">
            <w:pPr>
              <w:spacing w:line="276" w:lineRule="auto"/>
              <w:rPr>
                <w:sz w:val="22"/>
                <w:szCs w:val="22"/>
              </w:rPr>
            </w:pPr>
            <w:r w:rsidRPr="003F3D90">
              <w:rPr>
                <w:sz w:val="22"/>
                <w:szCs w:val="22"/>
              </w:rPr>
              <w:t xml:space="preserve">Baseline: </w:t>
            </w:r>
            <w:r w:rsidR="00707DC3" w:rsidRPr="003F3D90">
              <w:rPr>
                <w:sz w:val="22"/>
                <w:szCs w:val="22"/>
              </w:rPr>
              <w:t>0.03 → 0.005 annealed schedule</w:t>
            </w:r>
            <w:r w:rsidRPr="003F3D90">
              <w:rPr>
                <w:sz w:val="22"/>
                <w:szCs w:val="22"/>
              </w:rPr>
              <w:t xml:space="preserve">; v2: </w:t>
            </w:r>
            <w:r w:rsidR="00837166" w:rsidRPr="003F3D90">
              <w:rPr>
                <w:sz w:val="22"/>
                <w:szCs w:val="22"/>
              </w:rPr>
              <w:t>0</w:t>
            </w:r>
          </w:p>
        </w:tc>
      </w:tr>
      <w:tr w:rsidR="00345B0B" w:rsidRPr="003F3D90" w14:paraId="678BF823" w14:textId="77777777" w:rsidTr="00AF3BE8">
        <w:tc>
          <w:tcPr>
            <w:tcW w:w="2335" w:type="dxa"/>
            <w:hideMark/>
          </w:tcPr>
          <w:p w14:paraId="5901CE41" w14:textId="77777777" w:rsidR="00345B0B" w:rsidRPr="003F3D90" w:rsidRDefault="00345B0B" w:rsidP="002E031F">
            <w:pPr>
              <w:spacing w:line="276" w:lineRule="auto"/>
              <w:rPr>
                <w:sz w:val="22"/>
                <w:szCs w:val="22"/>
              </w:rPr>
            </w:pPr>
            <w:r w:rsidRPr="003F3D90">
              <w:rPr>
                <w:sz w:val="22"/>
                <w:szCs w:val="22"/>
              </w:rPr>
              <w:t>PPO / Policy</w:t>
            </w:r>
          </w:p>
        </w:tc>
        <w:tc>
          <w:tcPr>
            <w:tcW w:w="3150" w:type="dxa"/>
            <w:hideMark/>
          </w:tcPr>
          <w:p w14:paraId="3552880E" w14:textId="04502427" w:rsidR="00345B0B" w:rsidRPr="003F3D90" w:rsidRDefault="008B2A2A" w:rsidP="002E031F">
            <w:pPr>
              <w:spacing w:line="276" w:lineRule="auto"/>
              <w:rPr>
                <w:sz w:val="22"/>
                <w:szCs w:val="22"/>
              </w:rPr>
            </w:pPr>
            <w:r w:rsidRPr="003F3D90">
              <w:rPr>
                <w:sz w:val="22"/>
                <w:szCs w:val="22"/>
              </w:rPr>
              <w:t xml:space="preserve">Discount factor </w:t>
            </w:r>
            <m:oMath>
              <m:r>
                <w:rPr>
                  <w:rFonts w:ascii="Cambria Math" w:hAnsi="Cambria Math"/>
                  <w:sz w:val="22"/>
                  <w:szCs w:val="22"/>
                </w:rPr>
                <m:t>γ</m:t>
              </m:r>
            </m:oMath>
          </w:p>
        </w:tc>
        <w:tc>
          <w:tcPr>
            <w:tcW w:w="3865" w:type="dxa"/>
            <w:hideMark/>
          </w:tcPr>
          <w:p w14:paraId="3A3A3EE7" w14:textId="3475C3AA" w:rsidR="00345B0B" w:rsidRPr="003F3D90" w:rsidRDefault="00837166" w:rsidP="002E031F">
            <w:pPr>
              <w:spacing w:line="276" w:lineRule="auto"/>
              <w:rPr>
                <w:sz w:val="22"/>
                <w:szCs w:val="22"/>
              </w:rPr>
            </w:pPr>
            <w:r w:rsidRPr="003F3D90">
              <w:rPr>
                <w:sz w:val="22"/>
                <w:szCs w:val="22"/>
              </w:rPr>
              <w:t>Baseline: 0.99; v2: 1.0</w:t>
            </w:r>
          </w:p>
        </w:tc>
      </w:tr>
      <w:tr w:rsidR="008B2A2A" w:rsidRPr="003F3D90" w14:paraId="32F4492A" w14:textId="77777777" w:rsidTr="00AF3BE8">
        <w:tc>
          <w:tcPr>
            <w:tcW w:w="2335" w:type="dxa"/>
          </w:tcPr>
          <w:p w14:paraId="67CFE3B6" w14:textId="5A64530E" w:rsidR="008B2A2A" w:rsidRPr="003F3D90" w:rsidRDefault="008B2A2A" w:rsidP="002E031F">
            <w:pPr>
              <w:spacing w:line="276" w:lineRule="auto"/>
              <w:rPr>
                <w:sz w:val="22"/>
                <w:szCs w:val="22"/>
              </w:rPr>
            </w:pPr>
            <w:r w:rsidRPr="003F3D90">
              <w:rPr>
                <w:sz w:val="22"/>
                <w:szCs w:val="22"/>
              </w:rPr>
              <w:t>PPO / Policy</w:t>
            </w:r>
          </w:p>
        </w:tc>
        <w:tc>
          <w:tcPr>
            <w:tcW w:w="3150" w:type="dxa"/>
          </w:tcPr>
          <w:p w14:paraId="2D5F9D2D" w14:textId="1D3FBFD9" w:rsidR="008B2A2A" w:rsidRPr="003F3D90" w:rsidRDefault="008B2A2A" w:rsidP="002E031F">
            <w:pPr>
              <w:spacing w:line="276" w:lineRule="auto"/>
              <w:rPr>
                <w:sz w:val="22"/>
                <w:szCs w:val="22"/>
              </w:rPr>
            </w:pPr>
            <w:r w:rsidRPr="003F3D90">
              <w:rPr>
                <w:sz w:val="22"/>
                <w:szCs w:val="22"/>
              </w:rPr>
              <w:t xml:space="preserve">GAE parameter </w:t>
            </w:r>
            <m:oMath>
              <m:r>
                <w:rPr>
                  <w:rFonts w:ascii="Cambria Math" w:hAnsi="Cambria Math"/>
                  <w:sz w:val="22"/>
                  <w:szCs w:val="22"/>
                </w:rPr>
                <m:t>λ</m:t>
              </m:r>
            </m:oMath>
          </w:p>
        </w:tc>
        <w:tc>
          <w:tcPr>
            <w:tcW w:w="3865" w:type="dxa"/>
          </w:tcPr>
          <w:p w14:paraId="481D9BF1" w14:textId="396ACF13" w:rsidR="008B2A2A" w:rsidRPr="003F3D90" w:rsidRDefault="00837166" w:rsidP="002E031F">
            <w:pPr>
              <w:spacing w:line="276" w:lineRule="auto"/>
              <w:rPr>
                <w:sz w:val="22"/>
                <w:szCs w:val="22"/>
              </w:rPr>
            </w:pPr>
            <w:r w:rsidRPr="003F3D90">
              <w:rPr>
                <w:sz w:val="22"/>
                <w:szCs w:val="22"/>
              </w:rPr>
              <w:t>Baseline: 0.95; v2: 1.0</w:t>
            </w:r>
          </w:p>
        </w:tc>
      </w:tr>
      <w:tr w:rsidR="008B2A2A" w:rsidRPr="003F3D90" w14:paraId="29EDC28B" w14:textId="77777777" w:rsidTr="00AF3BE8">
        <w:tc>
          <w:tcPr>
            <w:tcW w:w="2335" w:type="dxa"/>
          </w:tcPr>
          <w:p w14:paraId="154904F6" w14:textId="0B8AD73D" w:rsidR="008B2A2A" w:rsidRPr="003F3D90" w:rsidRDefault="000C7804" w:rsidP="002E031F">
            <w:pPr>
              <w:spacing w:line="276" w:lineRule="auto"/>
              <w:rPr>
                <w:sz w:val="22"/>
                <w:szCs w:val="22"/>
              </w:rPr>
            </w:pPr>
            <w:r w:rsidRPr="003F3D90">
              <w:rPr>
                <w:sz w:val="22"/>
                <w:szCs w:val="22"/>
              </w:rPr>
              <w:t>Network</w:t>
            </w:r>
          </w:p>
        </w:tc>
        <w:tc>
          <w:tcPr>
            <w:tcW w:w="3150" w:type="dxa"/>
          </w:tcPr>
          <w:p w14:paraId="2D501C4D" w14:textId="3C3C6FA5" w:rsidR="008B2A2A" w:rsidRPr="003F3D90" w:rsidRDefault="000C7804" w:rsidP="002E031F">
            <w:pPr>
              <w:spacing w:line="276" w:lineRule="auto"/>
              <w:rPr>
                <w:sz w:val="22"/>
                <w:szCs w:val="22"/>
              </w:rPr>
            </w:pPr>
            <w:r w:rsidRPr="003F3D90">
              <w:rPr>
                <w:sz w:val="22"/>
                <w:szCs w:val="22"/>
              </w:rPr>
              <w:t>Actor/critic</w:t>
            </w:r>
            <w:r w:rsidR="008B2A2A" w:rsidRPr="003F3D90">
              <w:rPr>
                <w:sz w:val="22"/>
                <w:szCs w:val="22"/>
              </w:rPr>
              <w:t xml:space="preserve"> architecture</w:t>
            </w:r>
          </w:p>
        </w:tc>
        <w:tc>
          <w:tcPr>
            <w:tcW w:w="3865" w:type="dxa"/>
          </w:tcPr>
          <w:p w14:paraId="755A72A9" w14:textId="32E9DB43" w:rsidR="008B2A2A" w:rsidRPr="003F3D90" w:rsidRDefault="00837166" w:rsidP="008B2A2A">
            <w:pPr>
              <w:rPr>
                <w:sz w:val="22"/>
                <w:szCs w:val="22"/>
              </w:rPr>
            </w:pPr>
            <w:r w:rsidRPr="003F3D90">
              <w:rPr>
                <w:sz w:val="22"/>
                <w:szCs w:val="22"/>
              </w:rPr>
              <w:t>Shared actor-critic network</w:t>
            </w:r>
            <w:r w:rsidRPr="003F3D90">
              <w:rPr>
                <w:rFonts w:eastAsia="SimSun"/>
                <w:sz w:val="22"/>
                <w:szCs w:val="22"/>
              </w:rPr>
              <w:t>；</w:t>
            </w:r>
            <w:r w:rsidRPr="003F3D90">
              <w:rPr>
                <w:sz w:val="22"/>
                <w:szCs w:val="22"/>
              </w:rPr>
              <w:t>two hidden layers with Tanh, hidden=128</w:t>
            </w:r>
            <w:r w:rsidRPr="003F3D90">
              <w:rPr>
                <w:rFonts w:eastAsia="SimSun"/>
                <w:sz w:val="22"/>
                <w:szCs w:val="22"/>
              </w:rPr>
              <w:t>；</w:t>
            </w:r>
            <w:r w:rsidRPr="003F3D90">
              <w:rPr>
                <w:sz w:val="22"/>
                <w:szCs w:val="22"/>
              </w:rPr>
              <w:t>separate alpha, beta, and value heads</w:t>
            </w:r>
          </w:p>
        </w:tc>
      </w:tr>
      <w:tr w:rsidR="00345B0B" w:rsidRPr="003F3D90" w14:paraId="54D86F68" w14:textId="77777777" w:rsidTr="00AF3BE8">
        <w:tc>
          <w:tcPr>
            <w:tcW w:w="2335" w:type="dxa"/>
            <w:hideMark/>
          </w:tcPr>
          <w:p w14:paraId="7FBB36D8" w14:textId="4206C10D" w:rsidR="00345B0B" w:rsidRPr="003F3D90" w:rsidRDefault="000C7804" w:rsidP="002E031F">
            <w:pPr>
              <w:spacing w:line="276" w:lineRule="auto"/>
              <w:rPr>
                <w:sz w:val="22"/>
                <w:szCs w:val="22"/>
              </w:rPr>
            </w:pPr>
            <w:r w:rsidRPr="003F3D90">
              <w:rPr>
                <w:sz w:val="22"/>
                <w:szCs w:val="22"/>
              </w:rPr>
              <w:t>State input</w:t>
            </w:r>
          </w:p>
        </w:tc>
        <w:tc>
          <w:tcPr>
            <w:tcW w:w="3150" w:type="dxa"/>
            <w:hideMark/>
          </w:tcPr>
          <w:p w14:paraId="4C33FE65" w14:textId="2DB397F7" w:rsidR="00345B0B" w:rsidRPr="003F3D90" w:rsidRDefault="00345B0B" w:rsidP="002E031F">
            <w:pPr>
              <w:spacing w:line="276" w:lineRule="auto"/>
              <w:rPr>
                <w:sz w:val="22"/>
                <w:szCs w:val="22"/>
              </w:rPr>
            </w:pPr>
            <w:r w:rsidRPr="003F3D90">
              <w:rPr>
                <w:sz w:val="22"/>
                <w:szCs w:val="22"/>
              </w:rPr>
              <w:t xml:space="preserve">State </w:t>
            </w:r>
            <w:r w:rsidR="000C7804" w:rsidRPr="003F3D90">
              <w:rPr>
                <w:sz w:val="22"/>
                <w:szCs w:val="22"/>
              </w:rPr>
              <w:t>variables</w:t>
            </w:r>
          </w:p>
        </w:tc>
        <w:tc>
          <w:tcPr>
            <w:tcW w:w="3865" w:type="dxa"/>
            <w:hideMark/>
          </w:tcPr>
          <w:p w14:paraId="01B34130" w14:textId="224CE895" w:rsidR="00345B0B" w:rsidRPr="003F3D90" w:rsidRDefault="00837166" w:rsidP="002E031F">
            <w:pPr>
              <w:spacing w:line="276" w:lineRule="auto"/>
              <w:rPr>
                <w:sz w:val="22"/>
                <w:szCs w:val="22"/>
              </w:rPr>
            </w:pPr>
            <w:r w:rsidRPr="003F3D90">
              <w:rPr>
                <w:sz w:val="22"/>
                <w:szCs w:val="22"/>
              </w:rPr>
              <w:t xml:space="preserve">Normalized </w:t>
            </w:r>
            <m:oMath>
              <m:r>
                <w:rPr>
                  <w:rFonts w:ascii="Cambria Math" w:hAnsi="Cambria Math"/>
                  <w:sz w:val="22"/>
                  <w:szCs w:val="22"/>
                </w:rPr>
                <m:t>( k,q,</m:t>
              </m:r>
              <m:sSub>
                <m:sSubPr>
                  <m:ctrlPr>
                    <w:rPr>
                      <w:rFonts w:ascii="Cambria Math" w:hAnsi="Cambria Math"/>
                      <w:i/>
                      <w:sz w:val="22"/>
                      <w:szCs w:val="22"/>
                    </w:rPr>
                  </m:ctrlPr>
                </m:sSubPr>
                <m:e>
                  <m:r>
                    <w:rPr>
                      <w:rFonts w:ascii="Cambria Math" w:hAnsi="Cambria Math"/>
                      <w:sz w:val="22"/>
                      <w:szCs w:val="22"/>
                    </w:rPr>
                    <m:t>w</m:t>
                  </m:r>
                </m:e>
                <m:sub>
                  <m:r>
                    <w:rPr>
                      <w:rFonts w:ascii="Cambria Math" w:hAnsi="Cambria Math"/>
                      <w:sz w:val="22"/>
                      <w:szCs w:val="22"/>
                    </w:rPr>
                    <m:t>H</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w</m:t>
                  </m:r>
                </m:e>
                <m:sub>
                  <m:r>
                    <w:rPr>
                      <w:rFonts w:ascii="Cambria Math" w:hAnsi="Cambria Math"/>
                      <w:sz w:val="22"/>
                      <w:szCs w:val="22"/>
                    </w:rPr>
                    <m:t>L</m:t>
                  </m:r>
                </m:sub>
              </m:sSub>
              <m:r>
                <w:rPr>
                  <w:rFonts w:ascii="Cambria Math" w:hAnsi="Cambria Math"/>
                  <w:sz w:val="22"/>
                  <w:szCs w:val="22"/>
                </w:rPr>
                <m:t>,)</m:t>
              </m:r>
            </m:oMath>
          </w:p>
        </w:tc>
      </w:tr>
      <w:tr w:rsidR="000C7804" w:rsidRPr="003F3D90" w14:paraId="508FD945" w14:textId="77777777" w:rsidTr="00AF3BE8">
        <w:tc>
          <w:tcPr>
            <w:tcW w:w="2335" w:type="dxa"/>
            <w:hideMark/>
          </w:tcPr>
          <w:p w14:paraId="062350A7" w14:textId="77777777" w:rsidR="000C7804" w:rsidRPr="003F3D90" w:rsidRDefault="000C7804" w:rsidP="009F5EC3">
            <w:pPr>
              <w:spacing w:line="276" w:lineRule="auto"/>
              <w:rPr>
                <w:sz w:val="22"/>
                <w:szCs w:val="22"/>
              </w:rPr>
            </w:pPr>
            <w:r w:rsidRPr="003F3D90">
              <w:rPr>
                <w:sz w:val="22"/>
                <w:szCs w:val="22"/>
              </w:rPr>
              <w:t>Stability / Verification</w:t>
            </w:r>
          </w:p>
        </w:tc>
        <w:tc>
          <w:tcPr>
            <w:tcW w:w="3150" w:type="dxa"/>
            <w:hideMark/>
          </w:tcPr>
          <w:p w14:paraId="13D9BAF0" w14:textId="77777777" w:rsidR="000C7804" w:rsidRPr="003F3D90" w:rsidRDefault="000C7804" w:rsidP="009F5EC3">
            <w:pPr>
              <w:spacing w:line="276" w:lineRule="auto"/>
              <w:rPr>
                <w:sz w:val="22"/>
                <w:szCs w:val="22"/>
              </w:rPr>
            </w:pPr>
            <w:r w:rsidRPr="003F3D90">
              <w:rPr>
                <w:sz w:val="22"/>
                <w:szCs w:val="22"/>
              </w:rPr>
              <w:t>KL window</w:t>
            </w:r>
          </w:p>
        </w:tc>
        <w:tc>
          <w:tcPr>
            <w:tcW w:w="3865" w:type="dxa"/>
            <w:hideMark/>
          </w:tcPr>
          <w:p w14:paraId="22E544DF" w14:textId="77777777" w:rsidR="000C7804" w:rsidRPr="003F3D90" w:rsidRDefault="000C7804" w:rsidP="009F5EC3">
            <w:pPr>
              <w:spacing w:line="276" w:lineRule="auto"/>
              <w:rPr>
                <w:sz w:val="22"/>
                <w:szCs w:val="22"/>
              </w:rPr>
            </w:pPr>
            <w:r w:rsidRPr="003F3D90">
              <w:rPr>
                <w:sz w:val="22"/>
                <w:szCs w:val="22"/>
              </w:rPr>
              <w:t>20</w:t>
            </w:r>
          </w:p>
        </w:tc>
      </w:tr>
      <w:tr w:rsidR="000C7804" w:rsidRPr="003F3D90" w14:paraId="00C8DF78" w14:textId="77777777" w:rsidTr="00AF3BE8">
        <w:tc>
          <w:tcPr>
            <w:tcW w:w="2335" w:type="dxa"/>
            <w:hideMark/>
          </w:tcPr>
          <w:p w14:paraId="3A9B5CEC" w14:textId="3E900BEA" w:rsidR="000C7804" w:rsidRPr="003F3D90" w:rsidRDefault="000C7804" w:rsidP="009F5EC3">
            <w:pPr>
              <w:spacing w:line="276" w:lineRule="auto"/>
              <w:rPr>
                <w:sz w:val="22"/>
                <w:szCs w:val="22"/>
              </w:rPr>
            </w:pPr>
            <w:r w:rsidRPr="003F3D90">
              <w:rPr>
                <w:sz w:val="22"/>
                <w:szCs w:val="22"/>
              </w:rPr>
              <w:t>Stability / Verification</w:t>
            </w:r>
          </w:p>
        </w:tc>
        <w:tc>
          <w:tcPr>
            <w:tcW w:w="3150" w:type="dxa"/>
            <w:hideMark/>
          </w:tcPr>
          <w:p w14:paraId="75488A18" w14:textId="4DA8A1C1" w:rsidR="000C7804" w:rsidRPr="003F3D90" w:rsidRDefault="000C7804" w:rsidP="009F5EC3">
            <w:pPr>
              <w:spacing w:line="276" w:lineRule="auto"/>
              <w:rPr>
                <w:sz w:val="22"/>
                <w:szCs w:val="22"/>
              </w:rPr>
            </w:pPr>
            <w:r w:rsidRPr="003F3D90">
              <w:rPr>
                <w:sz w:val="22"/>
                <w:szCs w:val="22"/>
              </w:rPr>
              <w:t>KL threshold</w:t>
            </w:r>
          </w:p>
        </w:tc>
        <w:tc>
          <w:tcPr>
            <w:tcW w:w="3865" w:type="dxa"/>
            <w:hideMark/>
          </w:tcPr>
          <w:p w14:paraId="7AE6BC0B" w14:textId="77777777" w:rsidR="000C7804" w:rsidRPr="003F3D90" w:rsidRDefault="000C7804" w:rsidP="009F5EC3">
            <w:pPr>
              <w:spacing w:line="276" w:lineRule="auto"/>
              <w:rPr>
                <w:sz w:val="22"/>
                <w:szCs w:val="22"/>
              </w:rPr>
            </w:pPr>
            <w:r w:rsidRPr="003F3D90">
              <w:rPr>
                <w:sz w:val="22"/>
                <w:szCs w:val="22"/>
              </w:rPr>
              <w:t>0.01</w:t>
            </w:r>
          </w:p>
        </w:tc>
      </w:tr>
      <w:tr w:rsidR="00345B0B" w:rsidRPr="003F3D90" w14:paraId="2468AAB2" w14:textId="77777777" w:rsidTr="00AF3BE8">
        <w:tc>
          <w:tcPr>
            <w:tcW w:w="2335" w:type="dxa"/>
            <w:hideMark/>
          </w:tcPr>
          <w:p w14:paraId="3C07398F" w14:textId="77777777" w:rsidR="00345B0B" w:rsidRPr="003F3D90" w:rsidRDefault="00345B0B" w:rsidP="002E031F">
            <w:pPr>
              <w:spacing w:line="276" w:lineRule="auto"/>
              <w:rPr>
                <w:sz w:val="22"/>
                <w:szCs w:val="22"/>
              </w:rPr>
            </w:pPr>
            <w:r w:rsidRPr="003F3D90">
              <w:rPr>
                <w:sz w:val="22"/>
                <w:szCs w:val="22"/>
              </w:rPr>
              <w:t>Stability / Verification</w:t>
            </w:r>
          </w:p>
        </w:tc>
        <w:tc>
          <w:tcPr>
            <w:tcW w:w="3150" w:type="dxa"/>
            <w:hideMark/>
          </w:tcPr>
          <w:p w14:paraId="7C3802DB" w14:textId="77777777" w:rsidR="00345B0B" w:rsidRPr="003F3D90" w:rsidRDefault="00345B0B" w:rsidP="002E031F">
            <w:pPr>
              <w:spacing w:line="276" w:lineRule="auto"/>
              <w:rPr>
                <w:sz w:val="22"/>
                <w:szCs w:val="22"/>
              </w:rPr>
            </w:pPr>
            <w:r w:rsidRPr="003F3D90">
              <w:rPr>
                <w:sz w:val="22"/>
                <w:szCs w:val="22"/>
              </w:rPr>
              <w:t>Effort-drift threshold</w:t>
            </w:r>
          </w:p>
        </w:tc>
        <w:tc>
          <w:tcPr>
            <w:tcW w:w="3865" w:type="dxa"/>
            <w:hideMark/>
          </w:tcPr>
          <w:p w14:paraId="0BD27895" w14:textId="77777777" w:rsidR="00345B0B" w:rsidRPr="003F3D90" w:rsidRDefault="00345B0B" w:rsidP="002E031F">
            <w:pPr>
              <w:spacing w:line="276" w:lineRule="auto"/>
              <w:rPr>
                <w:sz w:val="22"/>
                <w:szCs w:val="22"/>
              </w:rPr>
            </w:pPr>
            <w:r w:rsidRPr="003F3D90">
              <w:rPr>
                <w:sz w:val="22"/>
                <w:szCs w:val="22"/>
              </w:rPr>
              <w:t>2.0</w:t>
            </w:r>
          </w:p>
        </w:tc>
      </w:tr>
      <w:tr w:rsidR="00345B0B" w:rsidRPr="003F3D90" w14:paraId="0FD27BDB" w14:textId="77777777" w:rsidTr="00AF3BE8">
        <w:tc>
          <w:tcPr>
            <w:tcW w:w="2335" w:type="dxa"/>
            <w:hideMark/>
          </w:tcPr>
          <w:p w14:paraId="5E693BD7" w14:textId="77777777" w:rsidR="00345B0B" w:rsidRPr="003F3D90" w:rsidRDefault="00345B0B" w:rsidP="002E031F">
            <w:pPr>
              <w:spacing w:line="276" w:lineRule="auto"/>
              <w:rPr>
                <w:sz w:val="22"/>
                <w:szCs w:val="22"/>
              </w:rPr>
            </w:pPr>
            <w:r w:rsidRPr="003F3D90">
              <w:rPr>
                <w:sz w:val="22"/>
                <w:szCs w:val="22"/>
              </w:rPr>
              <w:t>Stability / Verification</w:t>
            </w:r>
          </w:p>
        </w:tc>
        <w:tc>
          <w:tcPr>
            <w:tcW w:w="3150" w:type="dxa"/>
            <w:hideMark/>
          </w:tcPr>
          <w:p w14:paraId="06298465" w14:textId="1854183A" w:rsidR="00345B0B" w:rsidRPr="003F3D90" w:rsidRDefault="005240AE" w:rsidP="002E031F">
            <w:pPr>
              <w:spacing w:line="276" w:lineRule="auto"/>
              <w:rPr>
                <w:sz w:val="22"/>
                <w:szCs w:val="22"/>
              </w:rPr>
            </w:pPr>
            <w:r w:rsidRPr="003F3D90">
              <w:rPr>
                <w:sz w:val="22"/>
                <w:szCs w:val="22"/>
              </w:rPr>
              <w:t xml:space="preserve">Exploitability tolerance </w:t>
            </w:r>
            <m:oMath>
              <m:sSub>
                <m:sSubPr>
                  <m:ctrlPr>
                    <w:rPr>
                      <w:rFonts w:ascii="Cambria Math" w:hAnsi="Cambria Math"/>
                      <w:i/>
                      <w:sz w:val="22"/>
                      <w:szCs w:val="22"/>
                    </w:rPr>
                  </m:ctrlPr>
                </m:sSubPr>
                <m:e>
                  <m:r>
                    <w:rPr>
                      <w:rFonts w:ascii="Cambria Math" w:hAnsi="Cambria Math"/>
                      <w:sz w:val="22"/>
                      <w:szCs w:val="22"/>
                    </w:rPr>
                    <m:t>ε</m:t>
                  </m:r>
                </m:e>
                <m:sub>
                  <m:r>
                    <w:rPr>
                      <w:rFonts w:ascii="Cambria Math" w:hAnsi="Cambria Math"/>
                      <w:sz w:val="22"/>
                      <w:szCs w:val="22"/>
                    </w:rPr>
                    <m:t>eq</m:t>
                  </m:r>
                </m:sub>
              </m:sSub>
            </m:oMath>
          </w:p>
        </w:tc>
        <w:tc>
          <w:tcPr>
            <w:tcW w:w="3865" w:type="dxa"/>
            <w:hideMark/>
          </w:tcPr>
          <w:p w14:paraId="01C8CFA4" w14:textId="15EA7143" w:rsidR="00345B0B" w:rsidRPr="003F3D90" w:rsidRDefault="00345B0B" w:rsidP="002E031F">
            <w:pPr>
              <w:spacing w:line="276" w:lineRule="auto"/>
              <w:rPr>
                <w:sz w:val="22"/>
                <w:szCs w:val="22"/>
              </w:rPr>
            </w:pPr>
            <w:r w:rsidRPr="003F3D90">
              <w:rPr>
                <w:sz w:val="22"/>
                <w:szCs w:val="22"/>
              </w:rPr>
              <w:t>0.0</w:t>
            </w:r>
            <w:r w:rsidR="00837166" w:rsidRPr="003F3D90">
              <w:rPr>
                <w:sz w:val="22"/>
                <w:szCs w:val="22"/>
              </w:rPr>
              <w:t>3? 0.05?</w:t>
            </w:r>
          </w:p>
        </w:tc>
      </w:tr>
      <w:tr w:rsidR="005240AE" w:rsidRPr="003F3D90" w14:paraId="5692FC5B" w14:textId="77777777" w:rsidTr="00AF3BE8">
        <w:tc>
          <w:tcPr>
            <w:tcW w:w="2335" w:type="dxa"/>
          </w:tcPr>
          <w:p w14:paraId="4961C5DC" w14:textId="7F8EDD48" w:rsidR="005240AE" w:rsidRPr="003F3D90" w:rsidRDefault="005240AE" w:rsidP="002E031F">
            <w:pPr>
              <w:spacing w:line="276" w:lineRule="auto"/>
              <w:rPr>
                <w:sz w:val="22"/>
                <w:szCs w:val="22"/>
              </w:rPr>
            </w:pPr>
            <w:r w:rsidRPr="003F3D90">
              <w:rPr>
                <w:sz w:val="22"/>
                <w:szCs w:val="22"/>
              </w:rPr>
              <w:t>Stability / Verification</w:t>
            </w:r>
          </w:p>
        </w:tc>
        <w:tc>
          <w:tcPr>
            <w:tcW w:w="3150" w:type="dxa"/>
          </w:tcPr>
          <w:p w14:paraId="46F0648F" w14:textId="388DE976" w:rsidR="005240AE" w:rsidRPr="003F3D90" w:rsidRDefault="00252AD3" w:rsidP="002E031F">
            <w:pPr>
              <w:spacing w:line="276" w:lineRule="auto"/>
              <w:rPr>
                <w:sz w:val="22"/>
                <w:szCs w:val="22"/>
              </w:rPr>
            </w:pPr>
            <w:r w:rsidRPr="003F3D90">
              <w:rPr>
                <w:sz w:val="22"/>
                <w:szCs w:val="22"/>
              </w:rPr>
              <w:t>Exploitability patience</w:t>
            </w:r>
          </w:p>
        </w:tc>
        <w:tc>
          <w:tcPr>
            <w:tcW w:w="3865" w:type="dxa"/>
          </w:tcPr>
          <w:p w14:paraId="0F4EA169" w14:textId="203AEA24" w:rsidR="005240AE" w:rsidRPr="003F3D90" w:rsidRDefault="006E08C2" w:rsidP="002E031F">
            <w:pPr>
              <w:spacing w:line="276" w:lineRule="auto"/>
              <w:rPr>
                <w:sz w:val="22"/>
                <w:szCs w:val="22"/>
              </w:rPr>
            </w:pPr>
            <w:r w:rsidRPr="003F3D90">
              <w:rPr>
                <w:sz w:val="22"/>
                <w:szCs w:val="22"/>
              </w:rPr>
              <w:t>5</w:t>
            </w:r>
          </w:p>
        </w:tc>
      </w:tr>
      <w:tr w:rsidR="00252AD3" w:rsidRPr="003F3D90" w14:paraId="58CE9DBA" w14:textId="77777777" w:rsidTr="00AF3BE8">
        <w:tc>
          <w:tcPr>
            <w:tcW w:w="2335" w:type="dxa"/>
          </w:tcPr>
          <w:p w14:paraId="2620D029" w14:textId="6CB22984" w:rsidR="00252AD3" w:rsidRPr="003F3D90" w:rsidRDefault="00252AD3" w:rsidP="002E031F">
            <w:pPr>
              <w:spacing w:line="276" w:lineRule="auto"/>
              <w:rPr>
                <w:sz w:val="22"/>
                <w:szCs w:val="22"/>
              </w:rPr>
            </w:pPr>
            <w:r w:rsidRPr="003F3D90">
              <w:rPr>
                <w:sz w:val="22"/>
                <w:szCs w:val="22"/>
              </w:rPr>
              <w:t>Stability / Verification</w:t>
            </w:r>
          </w:p>
        </w:tc>
        <w:tc>
          <w:tcPr>
            <w:tcW w:w="3150" w:type="dxa"/>
          </w:tcPr>
          <w:p w14:paraId="53DE818C" w14:textId="1E9B18BA" w:rsidR="00252AD3" w:rsidRPr="003F3D90" w:rsidRDefault="00837166" w:rsidP="002E031F">
            <w:pPr>
              <w:spacing w:line="276" w:lineRule="auto"/>
              <w:rPr>
                <w:sz w:val="22"/>
                <w:szCs w:val="22"/>
              </w:rPr>
            </w:pPr>
            <w:r w:rsidRPr="003F3D90">
              <w:rPr>
                <w:sz w:val="22"/>
                <w:szCs w:val="22"/>
              </w:rPr>
              <w:t>Best-response approximation</w:t>
            </w:r>
          </w:p>
        </w:tc>
        <w:tc>
          <w:tcPr>
            <w:tcW w:w="3865" w:type="dxa"/>
          </w:tcPr>
          <w:p w14:paraId="1A1CAABC" w14:textId="41968610" w:rsidR="00252AD3" w:rsidRPr="003F3D90" w:rsidRDefault="00837166" w:rsidP="002E031F">
            <w:pPr>
              <w:spacing w:line="276" w:lineRule="auto"/>
              <w:rPr>
                <w:sz w:val="22"/>
                <w:szCs w:val="22"/>
              </w:rPr>
            </w:pPr>
            <w:r w:rsidRPr="003F3D90">
              <w:rPr>
                <w:sz w:val="22"/>
                <w:szCs w:val="22"/>
              </w:rPr>
              <w:t>8192 MC samples; coarse-to-fine effort grid with steps 5.0, 1.0, and 0.25</w:t>
            </w:r>
          </w:p>
        </w:tc>
      </w:tr>
      <w:tr w:rsidR="00252AD3" w:rsidRPr="003F3D90" w14:paraId="114F0F84" w14:textId="77777777" w:rsidTr="00AF3BE8">
        <w:tc>
          <w:tcPr>
            <w:tcW w:w="2335" w:type="dxa"/>
          </w:tcPr>
          <w:p w14:paraId="70DB694D" w14:textId="443B6398" w:rsidR="00252AD3" w:rsidRPr="003F3D90" w:rsidRDefault="00252AD3" w:rsidP="002E031F">
            <w:pPr>
              <w:spacing w:line="276" w:lineRule="auto"/>
              <w:rPr>
                <w:sz w:val="22"/>
                <w:szCs w:val="22"/>
              </w:rPr>
            </w:pPr>
            <w:r w:rsidRPr="003F3D90">
              <w:rPr>
                <w:sz w:val="22"/>
                <w:szCs w:val="22"/>
              </w:rPr>
              <w:t>Termination</w:t>
            </w:r>
          </w:p>
        </w:tc>
        <w:tc>
          <w:tcPr>
            <w:tcW w:w="3150" w:type="dxa"/>
          </w:tcPr>
          <w:p w14:paraId="2C63AA15" w14:textId="1C01AC84" w:rsidR="00252AD3" w:rsidRPr="003F3D90" w:rsidRDefault="00252AD3" w:rsidP="002E031F">
            <w:pPr>
              <w:spacing w:line="276" w:lineRule="auto"/>
              <w:rPr>
                <w:sz w:val="22"/>
                <w:szCs w:val="22"/>
              </w:rPr>
            </w:pPr>
            <w:r w:rsidRPr="003F3D90">
              <w:rPr>
                <w:sz w:val="22"/>
                <w:szCs w:val="22"/>
              </w:rPr>
              <w:t>Minimum training steps/updates</w:t>
            </w:r>
          </w:p>
        </w:tc>
        <w:tc>
          <w:tcPr>
            <w:tcW w:w="3865" w:type="dxa"/>
          </w:tcPr>
          <w:p w14:paraId="0680ABE4" w14:textId="45A46D29" w:rsidR="00252AD3" w:rsidRPr="003F3D90" w:rsidRDefault="006E08C2" w:rsidP="002E031F">
            <w:pPr>
              <w:spacing w:line="276" w:lineRule="auto"/>
              <w:rPr>
                <w:sz w:val="22"/>
                <w:szCs w:val="22"/>
              </w:rPr>
            </w:pPr>
            <w:r w:rsidRPr="003F3D90">
              <w:rPr>
                <w:sz w:val="22"/>
                <w:szCs w:val="22"/>
              </w:rPr>
              <w:t>100</w:t>
            </w:r>
          </w:p>
        </w:tc>
      </w:tr>
    </w:tbl>
    <w:p w14:paraId="7D28FF37" w14:textId="65C32C14" w:rsidR="00C51097" w:rsidRPr="003F3D90" w:rsidRDefault="008B2A2A" w:rsidP="008574E3">
      <w:pPr>
        <w:pStyle w:val="NormalWeb"/>
        <w:spacing w:before="240" w:beforeAutospacing="0" w:after="240" w:afterAutospacing="0" w:line="360" w:lineRule="auto"/>
        <w:jc w:val="both"/>
      </w:pPr>
      <w:r w:rsidRPr="003F3D90">
        <w:t xml:space="preserve">Unless otherwise stated, these settings are held fixed across experiments so that differences in performance can be attributed primarily to changes in tournament structure rather than to retuning of the learning algorithm. Unless otherwise noted, all reported TEL-PPO results are averaged over </w:t>
      </w:r>
      <w:r w:rsidR="00AB1DD3" w:rsidRPr="003F3D90">
        <w:t>5</w:t>
      </w:r>
      <w:r w:rsidRPr="003F3D90">
        <w:t xml:space="preserve"> random seeds, and shaded regions in the training curves denote </w:t>
      </w:r>
      <w:r w:rsidRPr="003F3D90">
        <w:rPr>
          <w:highlight w:val="yellow"/>
        </w:rPr>
        <w:t>pointwise 95% confidence intervals across seeds</w:t>
      </w:r>
      <w:r w:rsidR="005240AE" w:rsidRPr="003F3D90">
        <w:t xml:space="preserve">. </w:t>
      </w:r>
    </w:p>
    <w:p w14:paraId="6C18302D" w14:textId="289709AE" w:rsidR="002452AD" w:rsidRPr="003F3D90" w:rsidRDefault="008B2A2A" w:rsidP="008574E3">
      <w:pPr>
        <w:pStyle w:val="NormalWeb"/>
        <w:spacing w:before="240" w:beforeAutospacing="0" w:after="240" w:afterAutospacing="0" w:line="360" w:lineRule="auto"/>
        <w:jc w:val="both"/>
      </w:pPr>
      <w:r w:rsidRPr="003F3D90">
        <w:t xml:space="preserve">Training terminates either when the convergence-verification criteria are satisfied or when a pre-specified maximum training budget </w:t>
      </w:r>
      <w:r w:rsidR="00D51467" w:rsidRPr="003F3D90">
        <w:t xml:space="preserve">of 500 PPO updates </w:t>
      </w:r>
      <w:r w:rsidRPr="003F3D90">
        <w:t xml:space="preserve">is reached. Settings that fail to satisfy the </w:t>
      </w:r>
      <w:r w:rsidR="00D51467" w:rsidRPr="003F3D90">
        <w:t xml:space="preserve">convergence </w:t>
      </w:r>
      <w:r w:rsidRPr="003F3D90">
        <w:t>criterion within this budget are reported as NC. The following subsections first evaluate equilibrium recovery in the benchmark one-stage setting and then examine robustness, stability diagnostics, and ablations under alternative tournament configurations</w:t>
      </w:r>
      <w:r w:rsidR="005240AE" w:rsidRPr="003F3D90">
        <w:t>.</w:t>
      </w:r>
    </w:p>
    <w:p w14:paraId="4AFBCAB5" w14:textId="5AAC32D4" w:rsidR="005240AE" w:rsidRPr="003F3D90" w:rsidRDefault="005240AE" w:rsidP="008574E3">
      <w:pPr>
        <w:pStyle w:val="NormalWeb"/>
        <w:spacing w:before="240" w:beforeAutospacing="0" w:after="240" w:afterAutospacing="0" w:line="360" w:lineRule="auto"/>
        <w:jc w:val="both"/>
      </w:pPr>
      <w:r w:rsidRPr="003F3D90">
        <w:t>The following subsections first evaluate equilibrium recovery in the benchmark one-stage setting and then examine robustness, stability diagnostics, and ablations under alternative tournament configurations.</w:t>
      </w:r>
    </w:p>
    <w:p w14:paraId="13249F92" w14:textId="77777777" w:rsidR="00F00C6E" w:rsidRPr="003F3D90" w:rsidRDefault="00F00C6E" w:rsidP="00AB275B">
      <w:pPr>
        <w:spacing w:before="240" w:after="240" w:line="360" w:lineRule="auto"/>
        <w:jc w:val="both"/>
        <w:rPr>
          <w:b/>
          <w:bCs/>
          <w:color w:val="000000" w:themeColor="text1"/>
        </w:rPr>
      </w:pPr>
      <w:r w:rsidRPr="003F3D90">
        <w:rPr>
          <w:b/>
          <w:bCs/>
          <w:color w:val="000000" w:themeColor="text1"/>
        </w:rPr>
        <w:t>5.2 Experimental Scenarios</w:t>
      </w:r>
    </w:p>
    <w:p w14:paraId="32B3623B" w14:textId="0A85FD5B" w:rsidR="00AB275B" w:rsidRPr="003F3D90" w:rsidRDefault="002E031F" w:rsidP="008574E3">
      <w:pPr>
        <w:pStyle w:val="isselectedend"/>
        <w:spacing w:line="360" w:lineRule="auto"/>
        <w:jc w:val="both"/>
      </w:pPr>
      <w:r w:rsidRPr="003F3D90">
        <w:lastRenderedPageBreak/>
        <w:t>We evaluate TEL-PPO across a set of tournament scenarios designed to test equilibrium recovery under increasing structural complexity. In the analytically tractable one-stage cases, the analytical equilibrium serves as the primary benchmark, while the Monte Carlo finite-difference method (MC-FD) is reported as an additional numerical reference</w:t>
      </w:r>
      <w:r w:rsidR="00401519" w:rsidRPr="003F3D90">
        <w:t xml:space="preserve"> </w:t>
      </w:r>
      <w:r w:rsidR="00401519" w:rsidRPr="003F3D90">
        <w:rPr>
          <w:highlight w:val="yellow"/>
        </w:rPr>
        <w:t>where applicable</w:t>
      </w:r>
      <w:r w:rsidRPr="003F3D90">
        <w:t>. The scenarios are chosen to distinguish three questions: whether TEL-PPO recovers the canonical benchmark equilibrium, whether it extends beyond pairwise interaction, and whether it preserves the correct equilibrium structure under heterogeneity</w:t>
      </w:r>
      <w:r w:rsidR="00AB275B" w:rsidRPr="003F3D90">
        <w:t>.</w:t>
      </w:r>
    </w:p>
    <w:p w14:paraId="4BCEE8FC" w14:textId="26CC3565" w:rsidR="00F00C6E" w:rsidRPr="003F3D90" w:rsidRDefault="0016599D" w:rsidP="00AB275B">
      <w:pPr>
        <w:spacing w:before="240" w:after="240" w:line="360" w:lineRule="auto"/>
        <w:jc w:val="both"/>
        <w:rPr>
          <w:color w:val="000000" w:themeColor="text1"/>
        </w:rPr>
      </w:pPr>
      <w:r w:rsidRPr="003F3D90">
        <w:rPr>
          <w:rStyle w:val="Strong"/>
          <w:color w:val="000000" w:themeColor="text1"/>
        </w:rPr>
        <w:t>I.</w:t>
      </w:r>
      <w:r w:rsidR="00F00C6E" w:rsidRPr="003F3D90">
        <w:rPr>
          <w:rStyle w:val="Strong"/>
          <w:color w:val="000000" w:themeColor="text1"/>
        </w:rPr>
        <w:t xml:space="preserve"> Two-Player Baseline</w:t>
      </w:r>
    </w:p>
    <w:p w14:paraId="6060436D" w14:textId="72A90758" w:rsidR="00F00C6E" w:rsidRPr="003F3D90" w:rsidRDefault="002E031F" w:rsidP="00D65A23">
      <w:pPr>
        <w:pStyle w:val="NormalWeb"/>
        <w:spacing w:before="240" w:beforeAutospacing="0" w:after="240" w:afterAutospacing="0" w:line="360" w:lineRule="auto"/>
        <w:jc w:val="both"/>
        <w:rPr>
          <w:color w:val="000000" w:themeColor="text1"/>
        </w:rPr>
      </w:pPr>
      <w:r w:rsidRPr="003F3D90">
        <w:t xml:space="preserve">We begin with the canonical Lazear–Rosen setting of two identical players competing for prizes </w:t>
      </w:r>
      <m:oMath>
        <m:sSub>
          <m:sSubPr>
            <m:ctrlPr>
              <w:rPr>
                <w:rFonts w:ascii="Cambria Math" w:hAnsi="Cambria Math"/>
                <w:i/>
              </w:rPr>
            </m:ctrlPr>
          </m:sSubPr>
          <m:e>
            <m:r>
              <w:rPr>
                <w:rFonts w:ascii="Cambria Math" w:hAnsi="Cambria Math"/>
              </w:rPr>
              <m:t>w</m:t>
            </m:r>
          </m:e>
          <m:sub>
            <m:r>
              <w:rPr>
                <w:rFonts w:ascii="Cambria Math" w:hAnsi="Cambria Math"/>
              </w:rPr>
              <m:t>H</m:t>
            </m:r>
          </m:sub>
        </m:sSub>
      </m:oMath>
      <w:r w:rsidR="002B12F2" w:rsidRPr="003F3D90">
        <w:t xml:space="preserve"> </w:t>
      </w:r>
      <w:r w:rsidRPr="003F3D90">
        <w:t xml:space="preserve">and </w:t>
      </w:r>
      <m:oMath>
        <m:sSub>
          <m:sSubPr>
            <m:ctrlPr>
              <w:rPr>
                <w:rFonts w:ascii="Cambria Math" w:hAnsi="Cambria Math"/>
                <w:i/>
              </w:rPr>
            </m:ctrlPr>
          </m:sSubPr>
          <m:e>
            <m:r>
              <w:rPr>
                <w:rFonts w:ascii="Cambria Math" w:hAnsi="Cambria Math"/>
              </w:rPr>
              <m:t>w</m:t>
            </m:r>
          </m:e>
          <m:sub>
            <m:r>
              <w:rPr>
                <w:rFonts w:ascii="Cambria Math" w:hAnsi="Cambria Math"/>
              </w:rPr>
              <m:t>L</m:t>
            </m:r>
          </m:sub>
        </m:sSub>
      </m:oMath>
      <w:r w:rsidR="002B12F2" w:rsidRPr="003F3D90">
        <w:t xml:space="preserve"> </w:t>
      </w:r>
      <w:r w:rsidRPr="003F3D90">
        <w:t>under noisy performance. This is the main benchmark environment because it admits the closed-form equilibrium:</w:t>
      </w:r>
      <w:r w:rsidR="00C0733C" w:rsidRPr="003F3D90">
        <w:rPr>
          <w:color w:val="000000" w:themeColor="text1"/>
        </w:rPr>
        <w:t xml:space="preserve"> </w:t>
      </w:r>
      <m:oMath>
        <m:sSup>
          <m:sSupPr>
            <m:ctrlPr>
              <w:rPr>
                <w:rFonts w:ascii="Cambria Math" w:hAnsi="Cambria Math"/>
                <w:i/>
              </w:rPr>
            </m:ctrlPr>
          </m:sSupPr>
          <m:e>
            <m:r>
              <w:rPr>
                <w:rFonts w:ascii="Cambria Math" w:hAnsi="Cambria Math"/>
              </w:rPr>
              <m:t>e</m:t>
            </m:r>
          </m:e>
          <m:sup>
            <m:r>
              <w:rPr>
                <w:rFonts w:ascii="Cambria Math" w:hAnsi="Cambria Math"/>
              </w:rPr>
              <m:t>*</m:t>
            </m:r>
          </m:sup>
        </m:sSup>
        <m:r>
          <w:rPr>
            <w:rFonts w:ascii="Cambria Math" w:hAnsi="Cambria Math"/>
          </w:rPr>
          <m:t xml:space="preserve">= </m:t>
        </m:r>
        <m:f>
          <m:fPr>
            <m:ctrlPr>
              <w:rPr>
                <w:rFonts w:ascii="Cambria Math" w:hAnsi="Cambria Math"/>
                <w:i/>
              </w:rPr>
            </m:ctrlPr>
          </m:fPr>
          <m:num>
            <m:sSub>
              <m:sSubPr>
                <m:ctrlPr>
                  <w:rPr>
                    <w:rFonts w:ascii="Cambria Math" w:hAnsi="Cambria Math"/>
                    <w:i/>
                  </w:rPr>
                </m:ctrlPr>
              </m:sSubPr>
              <m:e>
                <m:r>
                  <w:rPr>
                    <w:rFonts w:ascii="Cambria Math" w:hAnsi="Cambria Math"/>
                  </w:rPr>
                  <m:t>w</m:t>
                </m:r>
              </m:e>
              <m:sub>
                <m:r>
                  <w:rPr>
                    <w:rFonts w:ascii="Cambria Math" w:hAnsi="Cambria Math"/>
                  </w:rPr>
                  <m:t>H</m:t>
                </m:r>
              </m:sub>
            </m:sSub>
            <m:r>
              <m:rPr>
                <m:sty m:val="p"/>
              </m:rPr>
              <w:rPr>
                <w:rFonts w:ascii="Cambria Math" w:hAnsi="Cambria Math"/>
              </w:rPr>
              <m:t xml:space="preserve">- </m:t>
            </m:r>
            <m:sSub>
              <m:sSubPr>
                <m:ctrlPr>
                  <w:rPr>
                    <w:rFonts w:ascii="Cambria Math" w:hAnsi="Cambria Math"/>
                    <w:i/>
                  </w:rPr>
                </m:ctrlPr>
              </m:sSubPr>
              <m:e>
                <m:r>
                  <w:rPr>
                    <w:rFonts w:ascii="Cambria Math" w:hAnsi="Cambria Math"/>
                  </w:rPr>
                  <m:t>w</m:t>
                </m:r>
              </m:e>
              <m:sub>
                <m:r>
                  <w:rPr>
                    <w:rFonts w:ascii="Cambria Math" w:hAnsi="Cambria Math"/>
                  </w:rPr>
                  <m:t>L</m:t>
                </m:r>
              </m:sub>
            </m:sSub>
          </m:num>
          <m:den>
            <m:r>
              <w:rPr>
                <w:rFonts w:ascii="Cambria Math" w:hAnsi="Cambria Math"/>
              </w:rPr>
              <m:t>4qk</m:t>
            </m:r>
          </m:den>
        </m:f>
      </m:oMath>
      <w:r w:rsidR="00C66A49" w:rsidRPr="003F3D90">
        <w:rPr>
          <w:i/>
        </w:rPr>
        <w:t>.</w:t>
      </w:r>
    </w:p>
    <w:p w14:paraId="336E58A9" w14:textId="61254295" w:rsidR="00DE08CE" w:rsidRPr="003F3D90" w:rsidRDefault="00D876ED" w:rsidP="00D65A23">
      <w:pPr>
        <w:pStyle w:val="NormalWeb"/>
        <w:spacing w:before="240" w:beforeAutospacing="0" w:after="240" w:afterAutospacing="0" w:line="360" w:lineRule="auto"/>
        <w:jc w:val="both"/>
        <w:rPr>
          <w:color w:val="000000" w:themeColor="text1"/>
        </w:rPr>
      </w:pPr>
      <w:r w:rsidRPr="003F3D90">
        <w:t>We use this value as the reference for evaluating the equilibrium-recovery accuracy of TEL-PPO. In this setting, we also report results from the gradient-based numerical baseline so that the learned equilibrium can be compared not only with theory but also with a non-RL simulation-based optimizer</w:t>
      </w:r>
      <w:r w:rsidR="00F00C6E" w:rsidRPr="003F3D90">
        <w:rPr>
          <w:color w:val="000000" w:themeColor="text1"/>
        </w:rPr>
        <w:t>.</w:t>
      </w:r>
      <w:r w:rsidR="00DE08CE" w:rsidRPr="003F3D90">
        <w:rPr>
          <w:color w:val="000000" w:themeColor="text1"/>
        </w:rPr>
        <w:t xml:space="preserve"> </w:t>
      </w:r>
      <w:r w:rsidR="00401519" w:rsidRPr="003F3D90">
        <w:t>MC-FD serves as a low-dimensional numerical reference in the analytically tractable one-stage environment</w:t>
      </w:r>
      <w:r w:rsidR="00DE08CE" w:rsidRPr="003F3D90">
        <w:t>.</w:t>
      </w:r>
    </w:p>
    <w:p w14:paraId="67D06209" w14:textId="675C2025" w:rsidR="00F00C6E" w:rsidRPr="003F3D90" w:rsidRDefault="0016599D" w:rsidP="00D65A23">
      <w:pPr>
        <w:spacing w:before="240" w:after="240" w:line="360" w:lineRule="auto"/>
        <w:jc w:val="both"/>
        <w:rPr>
          <w:b/>
          <w:bCs/>
          <w:color w:val="000000" w:themeColor="text1"/>
        </w:rPr>
      </w:pPr>
      <w:r w:rsidRPr="003F3D90">
        <w:rPr>
          <w:b/>
          <w:bCs/>
          <w:color w:val="000000" w:themeColor="text1"/>
        </w:rPr>
        <w:t>II.</w:t>
      </w:r>
      <w:r w:rsidR="00F00C6E" w:rsidRPr="003F3D90">
        <w:rPr>
          <w:b/>
          <w:bCs/>
          <w:color w:val="000000" w:themeColor="text1"/>
        </w:rPr>
        <w:t xml:space="preserve"> Three-Player tournament </w:t>
      </w:r>
    </w:p>
    <w:p w14:paraId="07E43D56" w14:textId="296B2FAA" w:rsidR="00D876ED" w:rsidRPr="003F3D90" w:rsidRDefault="00D876ED" w:rsidP="00C0733C">
      <w:pPr>
        <w:pStyle w:val="NormalWeb"/>
        <w:spacing w:before="240" w:beforeAutospacing="0" w:after="240" w:afterAutospacing="0" w:line="360" w:lineRule="auto"/>
        <w:jc w:val="both"/>
      </w:pPr>
      <w:r w:rsidRPr="003F3D90">
        <w:t xml:space="preserve">To examine whether the learning framework extends beyond pairwise interaction, we consider a three-player tournament with identical contestants. In this environment, one player receives </w:t>
      </w:r>
      <m:oMath>
        <m:sSub>
          <m:sSubPr>
            <m:ctrlPr>
              <w:rPr>
                <w:rFonts w:ascii="Cambria Math" w:hAnsi="Cambria Math"/>
                <w:i/>
              </w:rPr>
            </m:ctrlPr>
          </m:sSubPr>
          <m:e>
            <m:r>
              <w:rPr>
                <w:rFonts w:ascii="Cambria Math" w:hAnsi="Cambria Math"/>
              </w:rPr>
              <m:t>w</m:t>
            </m:r>
          </m:e>
          <m:sub>
            <m:r>
              <w:rPr>
                <w:rFonts w:ascii="Cambria Math" w:hAnsi="Cambria Math"/>
              </w:rPr>
              <m:t>H</m:t>
            </m:r>
          </m:sub>
        </m:sSub>
      </m:oMath>
      <w:r w:rsidR="002B12F2" w:rsidRPr="003F3D90">
        <w:t xml:space="preserve"> </w:t>
      </w:r>
      <w:r w:rsidRPr="003F3D90">
        <w:t xml:space="preserve">and the remaining two </w:t>
      </w:r>
      <w:r w:rsidR="00401519" w:rsidRPr="003F3D90">
        <w:t xml:space="preserve">players </w:t>
      </w:r>
      <w:r w:rsidRPr="003F3D90">
        <w:t xml:space="preserve">receive </w:t>
      </w:r>
      <m:oMath>
        <m:sSub>
          <m:sSubPr>
            <m:ctrlPr>
              <w:rPr>
                <w:rFonts w:ascii="Cambria Math" w:hAnsi="Cambria Math"/>
                <w:i/>
              </w:rPr>
            </m:ctrlPr>
          </m:sSubPr>
          <m:e>
            <m:r>
              <w:rPr>
                <w:rFonts w:ascii="Cambria Math" w:hAnsi="Cambria Math"/>
              </w:rPr>
              <m:t>w</m:t>
            </m:r>
          </m:e>
          <m:sub>
            <m:r>
              <w:rPr>
                <w:rFonts w:ascii="Cambria Math" w:hAnsi="Cambria Math"/>
              </w:rPr>
              <m:t>L</m:t>
            </m:r>
          </m:sub>
        </m:sSub>
      </m:oMath>
      <w:r w:rsidRPr="003F3D90">
        <w:t>.</w:t>
      </w:r>
    </w:p>
    <w:p w14:paraId="1AD3EAFB" w14:textId="77777777" w:rsidR="00D876ED" w:rsidRPr="003F3D90" w:rsidRDefault="00D876ED" w:rsidP="00C0733C">
      <w:pPr>
        <w:pStyle w:val="NormalWeb"/>
        <w:spacing w:before="240" w:beforeAutospacing="0" w:after="240" w:afterAutospacing="0" w:line="360" w:lineRule="auto"/>
        <w:jc w:val="both"/>
        <w:rPr>
          <w:color w:val="000000" w:themeColor="text1"/>
        </w:rPr>
      </w:pPr>
      <w:r w:rsidRPr="003F3D90">
        <w:t>Under the analytical formulation used here, the symmetric equilibrium effort remains</w:t>
      </w:r>
      <w:r w:rsidR="00F00C6E" w:rsidRPr="003F3D90">
        <w:rPr>
          <w:color w:val="000000" w:themeColor="text1"/>
        </w:rPr>
        <w:t>:</w:t>
      </w:r>
    </w:p>
    <w:p w14:paraId="3F1352EB" w14:textId="2F63A796" w:rsidR="00F00C6E" w:rsidRPr="003F3D90" w:rsidRDefault="00000000" w:rsidP="00D876ED">
      <w:pPr>
        <w:pStyle w:val="NormalWeb"/>
        <w:spacing w:before="240" w:beforeAutospacing="0" w:after="240" w:afterAutospacing="0" w:line="360" w:lineRule="auto"/>
        <w:jc w:val="center"/>
      </w:pPr>
      <m:oMath>
        <m:sSup>
          <m:sSupPr>
            <m:ctrlPr>
              <w:rPr>
                <w:rFonts w:ascii="Cambria Math" w:hAnsi="Cambria Math"/>
                <w:i/>
              </w:rPr>
            </m:ctrlPr>
          </m:sSupPr>
          <m:e>
            <m:r>
              <w:rPr>
                <w:rFonts w:ascii="Cambria Math" w:hAnsi="Cambria Math"/>
              </w:rPr>
              <m:t>e</m:t>
            </m:r>
          </m:e>
          <m:sup>
            <m:r>
              <w:rPr>
                <w:rFonts w:ascii="Cambria Math" w:hAnsi="Cambria Math"/>
              </w:rPr>
              <m:t>*</m:t>
            </m:r>
          </m:sup>
        </m:sSup>
        <m:r>
          <w:rPr>
            <w:rFonts w:ascii="Cambria Math" w:hAnsi="Cambria Math"/>
          </w:rPr>
          <m:t xml:space="preserve">= </m:t>
        </m:r>
        <m:f>
          <m:fPr>
            <m:ctrlPr>
              <w:rPr>
                <w:rFonts w:ascii="Cambria Math" w:hAnsi="Cambria Math"/>
                <w:i/>
              </w:rPr>
            </m:ctrlPr>
          </m:fPr>
          <m:num>
            <m:sSub>
              <m:sSubPr>
                <m:ctrlPr>
                  <w:rPr>
                    <w:rFonts w:ascii="Cambria Math" w:hAnsi="Cambria Math"/>
                    <w:i/>
                  </w:rPr>
                </m:ctrlPr>
              </m:sSubPr>
              <m:e>
                <m:r>
                  <w:rPr>
                    <w:rFonts w:ascii="Cambria Math" w:hAnsi="Cambria Math"/>
                  </w:rPr>
                  <m:t>w</m:t>
                </m:r>
              </m:e>
              <m:sub>
                <m:r>
                  <w:rPr>
                    <w:rFonts w:ascii="Cambria Math" w:hAnsi="Cambria Math"/>
                  </w:rPr>
                  <m:t>H</m:t>
                </m:r>
              </m:sub>
            </m:sSub>
            <m:r>
              <m:rPr>
                <m:sty m:val="p"/>
              </m:rPr>
              <w:rPr>
                <w:rFonts w:ascii="Cambria Math" w:hAnsi="Cambria Math"/>
              </w:rPr>
              <m:t xml:space="preserve">- </m:t>
            </m:r>
            <m:sSub>
              <m:sSubPr>
                <m:ctrlPr>
                  <w:rPr>
                    <w:rFonts w:ascii="Cambria Math" w:hAnsi="Cambria Math"/>
                    <w:i/>
                  </w:rPr>
                </m:ctrlPr>
              </m:sSubPr>
              <m:e>
                <m:r>
                  <w:rPr>
                    <w:rFonts w:ascii="Cambria Math" w:hAnsi="Cambria Math"/>
                  </w:rPr>
                  <m:t>w</m:t>
                </m:r>
              </m:e>
              <m:sub>
                <m:r>
                  <w:rPr>
                    <w:rFonts w:ascii="Cambria Math" w:hAnsi="Cambria Math"/>
                  </w:rPr>
                  <m:t>L</m:t>
                </m:r>
              </m:sub>
            </m:sSub>
          </m:num>
          <m:den>
            <m:r>
              <w:rPr>
                <w:rFonts w:ascii="Cambria Math" w:hAnsi="Cambria Math"/>
              </w:rPr>
              <m:t>4qk</m:t>
            </m:r>
          </m:den>
        </m:f>
      </m:oMath>
      <w:r w:rsidR="00D876ED" w:rsidRPr="003F3D90">
        <w:t>,</w:t>
      </w:r>
    </w:p>
    <w:p w14:paraId="5C66FF41" w14:textId="2424B9EE" w:rsidR="00D876ED" w:rsidRPr="003F3D90" w:rsidRDefault="00D876ED" w:rsidP="008574E3">
      <w:pPr>
        <w:pStyle w:val="NormalWeb"/>
        <w:spacing w:before="240" w:beforeAutospacing="0" w:after="240" w:afterAutospacing="0" w:line="360" w:lineRule="auto"/>
        <w:jc w:val="both"/>
        <w:rPr>
          <w:rFonts w:eastAsia="SimSun"/>
        </w:rPr>
      </w:pPr>
      <w:r w:rsidRPr="003F3D90">
        <w:t xml:space="preserve">which is invariant to the number of players in this one-stage structure (see Appendix B). </w:t>
      </w:r>
      <w:r w:rsidR="009E1409" w:rsidRPr="003F3D90">
        <w:t>This scenario tests whether TEL-PPO can recover the correct symmetric equilibrium structure when each player’s payoff depends on the efforts and noisy outcomes of multiple opponents, without imposing symmetry through the policy architecture</w:t>
      </w:r>
      <w:r w:rsidR="00F175D0" w:rsidRPr="003F3D90">
        <w:rPr>
          <w:rFonts w:eastAsia="SimSun"/>
        </w:rPr>
        <w:t>.</w:t>
      </w:r>
    </w:p>
    <w:p w14:paraId="16175E74" w14:textId="4384BDCE" w:rsidR="00F00C6E" w:rsidRPr="003F3D90" w:rsidRDefault="0016599D" w:rsidP="00D65A23">
      <w:pPr>
        <w:pStyle w:val="Heading2"/>
        <w:spacing w:before="240" w:after="240" w:line="360" w:lineRule="auto"/>
        <w:jc w:val="both"/>
        <w:rPr>
          <w:rFonts w:ascii="Times New Roman" w:hAnsi="Times New Roman" w:cs="Times New Roman"/>
          <w:color w:val="000000" w:themeColor="text1"/>
          <w:sz w:val="24"/>
          <w:szCs w:val="24"/>
        </w:rPr>
      </w:pPr>
      <w:r w:rsidRPr="003F3D90">
        <w:rPr>
          <w:rStyle w:val="Strong"/>
          <w:rFonts w:ascii="Times New Roman" w:hAnsi="Times New Roman" w:cs="Times New Roman"/>
          <w:color w:val="000000" w:themeColor="text1"/>
          <w:sz w:val="24"/>
          <w:szCs w:val="24"/>
        </w:rPr>
        <w:lastRenderedPageBreak/>
        <w:t>III.</w:t>
      </w:r>
      <w:r w:rsidR="00F00C6E" w:rsidRPr="003F3D90">
        <w:rPr>
          <w:rStyle w:val="Strong"/>
          <w:rFonts w:ascii="Times New Roman" w:hAnsi="Times New Roman" w:cs="Times New Roman"/>
          <w:color w:val="000000" w:themeColor="text1"/>
          <w:sz w:val="24"/>
          <w:szCs w:val="24"/>
        </w:rPr>
        <w:t xml:space="preserve"> Heterogeneous Contestants</w:t>
      </w:r>
    </w:p>
    <w:p w14:paraId="198F3BB2" w14:textId="5FE5A1C9" w:rsidR="00F00C6E" w:rsidRPr="003F3D90" w:rsidRDefault="00F175D0" w:rsidP="00D65A23">
      <w:pPr>
        <w:pStyle w:val="NormalWeb"/>
        <w:spacing w:before="240" w:beforeAutospacing="0" w:after="240" w:afterAutospacing="0" w:line="360" w:lineRule="auto"/>
        <w:jc w:val="both"/>
        <w:rPr>
          <w:color w:val="000000" w:themeColor="text1"/>
        </w:rPr>
      </w:pPr>
      <w:r w:rsidRPr="003F3D90">
        <w:t>We further evaluate TEL-PPO in asymmetric tournament environments that arise naturally in practice. Specifically, we consider two forms of heterogeneity</w:t>
      </w:r>
      <w:r w:rsidRPr="003F3D90">
        <w:rPr>
          <w:color w:val="000000" w:themeColor="text1"/>
        </w:rPr>
        <w:t>.</w:t>
      </w:r>
    </w:p>
    <w:p w14:paraId="26F1CDF1" w14:textId="27FC9C34" w:rsidR="00F00C6E" w:rsidRPr="00F35E9F" w:rsidRDefault="00F00C6E" w:rsidP="00D65A23">
      <w:pPr>
        <w:pStyle w:val="Heading3"/>
        <w:spacing w:before="240" w:after="240" w:line="360" w:lineRule="auto"/>
        <w:jc w:val="both"/>
        <w:rPr>
          <w:rFonts w:cs="Times New Roman"/>
          <w:color w:val="000000" w:themeColor="text1"/>
          <w:sz w:val="24"/>
          <w:szCs w:val="24"/>
        </w:rPr>
      </w:pPr>
      <w:r w:rsidRPr="00F35E9F">
        <w:rPr>
          <w:rStyle w:val="Strong"/>
          <w:rFonts w:cs="Times New Roman"/>
          <w:color w:val="000000" w:themeColor="text1"/>
          <w:sz w:val="24"/>
          <w:szCs w:val="24"/>
        </w:rPr>
        <w:t>(</w:t>
      </w:r>
      <w:r w:rsidR="0016599D" w:rsidRPr="00F35E9F">
        <w:rPr>
          <w:rStyle w:val="Strong"/>
          <w:rFonts w:cs="Times New Roman"/>
          <w:color w:val="000000" w:themeColor="text1"/>
          <w:sz w:val="24"/>
          <w:szCs w:val="24"/>
        </w:rPr>
        <w:t>a</w:t>
      </w:r>
      <w:r w:rsidRPr="00F35E9F">
        <w:rPr>
          <w:rStyle w:val="Strong"/>
          <w:rFonts w:cs="Times New Roman"/>
          <w:color w:val="000000" w:themeColor="text1"/>
          <w:sz w:val="24"/>
          <w:szCs w:val="24"/>
        </w:rPr>
        <w:t xml:space="preserve">) Heterogeneous effort costs </w:t>
      </w:r>
      <m:oMath>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k</m:t>
            </m:r>
          </m:e>
          <m:sub>
            <m:r>
              <w:rPr>
                <w:rFonts w:ascii="Cambria Math" w:hAnsi="Cambria Math" w:cs="Times New Roman"/>
                <w:color w:val="000000" w:themeColor="text1"/>
                <w:sz w:val="24"/>
                <w:szCs w:val="24"/>
              </w:rPr>
              <m:t>1</m:t>
            </m:r>
          </m:sub>
        </m:sSub>
        <m:r>
          <m:rPr>
            <m:sty m:val="p"/>
          </m:rPr>
          <w:rPr>
            <w:rFonts w:ascii="Cambria Math" w:hAnsi="Cambria Math" w:cs="Times New Roman"/>
            <w:color w:val="000000" w:themeColor="text1"/>
            <w:sz w:val="24"/>
            <w:szCs w:val="24"/>
          </w:rPr>
          <m:t>≠</m:t>
        </m:r>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k</m:t>
            </m:r>
          </m:e>
          <m:sub>
            <m:r>
              <w:rPr>
                <w:rFonts w:ascii="Cambria Math" w:hAnsi="Cambria Math" w:cs="Times New Roman"/>
                <w:color w:val="000000" w:themeColor="text1"/>
                <w:sz w:val="24"/>
                <w:szCs w:val="24"/>
              </w:rPr>
              <m:t>2</m:t>
            </m:r>
          </m:sub>
        </m:sSub>
      </m:oMath>
    </w:p>
    <w:p w14:paraId="25766BD2" w14:textId="7C19E1DC" w:rsidR="00F00C6E" w:rsidRPr="003F3D90" w:rsidRDefault="00F175D0" w:rsidP="00D65A23">
      <w:pPr>
        <w:pStyle w:val="NormalWeb"/>
        <w:spacing w:before="240" w:beforeAutospacing="0" w:after="240" w:afterAutospacing="0" w:line="360" w:lineRule="auto"/>
        <w:jc w:val="both"/>
        <w:rPr>
          <w:color w:val="000000" w:themeColor="text1"/>
        </w:rPr>
      </w:pPr>
      <w:r w:rsidRPr="003F3D90">
        <w:t>In the first scenario, the two players have identical ability but incur different effort costs, which leads to an asymmetric Nash equilibrium</w:t>
      </w:r>
      <w:r w:rsidR="00F00C6E" w:rsidRPr="003F3D90">
        <w:t>:</w:t>
      </w:r>
    </w:p>
    <w:p w14:paraId="4B1325E3" w14:textId="03A9E759" w:rsidR="00F00C6E" w:rsidRPr="003F3D90" w:rsidRDefault="00000000" w:rsidP="00F175D0">
      <w:pPr>
        <w:spacing w:before="240" w:after="240" w:line="360" w:lineRule="auto"/>
        <w:jc w:val="right"/>
        <w:rPr>
          <w:color w:val="000000" w:themeColor="text1"/>
        </w:rPr>
      </w:pPr>
      <m:oMath>
        <m:sSub>
          <m:sSubPr>
            <m:ctrlPr>
              <w:rPr>
                <w:rFonts w:ascii="Cambria Math" w:hAnsi="Cambria Math"/>
                <w:color w:val="000000" w:themeColor="text1"/>
              </w:rPr>
            </m:ctrlPr>
          </m:sSubPr>
          <m:e>
            <m:r>
              <w:rPr>
                <w:rFonts w:ascii="Cambria Math" w:hAnsi="Cambria Math"/>
                <w:color w:val="000000" w:themeColor="text1"/>
              </w:rPr>
              <m:t>e</m:t>
            </m:r>
          </m:e>
          <m:sub>
            <m:r>
              <w:rPr>
                <w:rFonts w:ascii="Cambria Math" w:hAnsi="Cambria Math"/>
                <w:color w:val="000000" w:themeColor="text1"/>
              </w:rPr>
              <m:t>1</m:t>
            </m:r>
          </m:sub>
        </m:sSub>
        <m:r>
          <w:rPr>
            <w:rFonts w:ascii="Cambria Math" w:hAnsi="Cambria Math"/>
            <w:color w:val="000000" w:themeColor="text1"/>
          </w:rPr>
          <m:t>=</m:t>
        </m:r>
        <m:f>
          <m:fPr>
            <m:ctrlPr>
              <w:rPr>
                <w:rFonts w:ascii="Cambria Math" w:hAnsi="Cambria Math"/>
                <w:color w:val="000000" w:themeColor="text1"/>
              </w:rPr>
            </m:ctrlPr>
          </m:fPr>
          <m:num>
            <m:r>
              <w:rPr>
                <w:rFonts w:ascii="Cambria Math" w:hAnsi="Cambria Math"/>
                <w:color w:val="000000" w:themeColor="text1"/>
              </w:rPr>
              <m:t>2</m:t>
            </m:r>
            <m:sSub>
              <m:sSubPr>
                <m:ctrlPr>
                  <w:rPr>
                    <w:rFonts w:ascii="Cambria Math" w:hAnsi="Cambria Math"/>
                    <w:color w:val="000000" w:themeColor="text1"/>
                  </w:rPr>
                </m:ctrlPr>
              </m:sSubPr>
              <m:e>
                <m:r>
                  <w:rPr>
                    <w:rFonts w:ascii="Cambria Math" w:hAnsi="Cambria Math"/>
                    <w:color w:val="000000" w:themeColor="text1"/>
                  </w:rPr>
                  <m:t>k</m:t>
                </m:r>
              </m:e>
              <m:sub>
                <m:r>
                  <w:rPr>
                    <w:rFonts w:ascii="Cambria Math" w:hAnsi="Cambria Math"/>
                    <w:color w:val="000000" w:themeColor="text1"/>
                  </w:rPr>
                  <m:t>2</m:t>
                </m:r>
              </m:sub>
            </m:sSub>
            <m:r>
              <w:rPr>
                <w:rFonts w:ascii="Cambria Math" w:hAnsi="Cambria Math"/>
                <w:color w:val="000000" w:themeColor="text1"/>
              </w:rPr>
              <m:t>q(</m:t>
            </m:r>
            <m:sSub>
              <m:sSubPr>
                <m:ctrlPr>
                  <w:rPr>
                    <w:rFonts w:ascii="Cambria Math" w:hAnsi="Cambria Math"/>
                    <w:color w:val="000000" w:themeColor="text1"/>
                  </w:rPr>
                </m:ctrlPr>
              </m:sSubPr>
              <m:e>
                <m:r>
                  <w:rPr>
                    <w:rFonts w:ascii="Cambria Math" w:hAnsi="Cambria Math"/>
                    <w:color w:val="000000" w:themeColor="text1"/>
                  </w:rPr>
                  <m:t>w</m:t>
                </m:r>
              </m:e>
              <m:sub>
                <m:r>
                  <w:rPr>
                    <w:rFonts w:ascii="Cambria Math" w:hAnsi="Cambria Math"/>
                    <w:color w:val="000000" w:themeColor="text1"/>
                  </w:rPr>
                  <m:t>H</m:t>
                </m:r>
              </m:sub>
            </m:sSub>
            <m: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w</m:t>
                </m:r>
              </m:e>
              <m:sub>
                <m:r>
                  <w:rPr>
                    <w:rFonts w:ascii="Cambria Math" w:hAnsi="Cambria Math"/>
                    <w:color w:val="000000" w:themeColor="text1"/>
                  </w:rPr>
                  <m:t>L</m:t>
                </m:r>
              </m:sub>
            </m:sSub>
            <m:r>
              <w:rPr>
                <w:rFonts w:ascii="Cambria Math" w:hAnsi="Cambria Math"/>
                <w:color w:val="000000" w:themeColor="text1"/>
              </w:rPr>
              <m:t>)</m:t>
            </m:r>
          </m:num>
          <m:den>
            <m:r>
              <w:rPr>
                <w:rFonts w:ascii="Cambria Math" w:hAnsi="Cambria Math"/>
                <w:color w:val="000000" w:themeColor="text1"/>
              </w:rPr>
              <m:t>8</m:t>
            </m:r>
            <m:sSub>
              <m:sSubPr>
                <m:ctrlPr>
                  <w:rPr>
                    <w:rFonts w:ascii="Cambria Math" w:hAnsi="Cambria Math"/>
                    <w:color w:val="000000" w:themeColor="text1"/>
                  </w:rPr>
                </m:ctrlPr>
              </m:sSubPr>
              <m:e>
                <m:r>
                  <w:rPr>
                    <w:rFonts w:ascii="Cambria Math" w:hAnsi="Cambria Math"/>
                    <w:color w:val="000000" w:themeColor="text1"/>
                  </w:rPr>
                  <m:t>k</m:t>
                </m:r>
              </m:e>
              <m:sub>
                <m:r>
                  <w:rPr>
                    <w:rFonts w:ascii="Cambria Math" w:hAnsi="Cambria Math"/>
                    <w:color w:val="000000" w:themeColor="text1"/>
                  </w:rPr>
                  <m:t>1</m:t>
                </m:r>
              </m:sub>
            </m:sSub>
            <m:sSub>
              <m:sSubPr>
                <m:ctrlPr>
                  <w:rPr>
                    <w:rFonts w:ascii="Cambria Math" w:hAnsi="Cambria Math"/>
                    <w:color w:val="000000" w:themeColor="text1"/>
                  </w:rPr>
                </m:ctrlPr>
              </m:sSubPr>
              <m:e>
                <m:r>
                  <w:rPr>
                    <w:rFonts w:ascii="Cambria Math" w:hAnsi="Cambria Math"/>
                    <w:color w:val="000000" w:themeColor="text1"/>
                  </w:rPr>
                  <m:t>k</m:t>
                </m:r>
              </m:e>
              <m:sub>
                <m:r>
                  <w:rPr>
                    <w:rFonts w:ascii="Cambria Math" w:hAnsi="Cambria Math"/>
                    <w:color w:val="000000" w:themeColor="text1"/>
                  </w:rPr>
                  <m:t>2</m:t>
                </m:r>
              </m:sub>
            </m:sSub>
            <m:sSup>
              <m:sSupPr>
                <m:ctrlPr>
                  <w:rPr>
                    <w:rFonts w:ascii="Cambria Math" w:hAnsi="Cambria Math"/>
                    <w:color w:val="000000" w:themeColor="text1"/>
                  </w:rPr>
                </m:ctrlPr>
              </m:sSupPr>
              <m:e>
                <m:r>
                  <w:rPr>
                    <w:rFonts w:ascii="Cambria Math" w:hAnsi="Cambria Math"/>
                    <w:color w:val="000000" w:themeColor="text1"/>
                  </w:rPr>
                  <m:t>q</m:t>
                </m:r>
              </m:e>
              <m:sup>
                <m:r>
                  <w:rPr>
                    <w:rFonts w:ascii="Cambria Math" w:hAnsi="Cambria Math"/>
                    <w:color w:val="000000" w:themeColor="text1"/>
                  </w:rPr>
                  <m:t>2</m:t>
                </m:r>
              </m:sup>
            </m:sSup>
            <m: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k</m:t>
                </m:r>
              </m:e>
              <m:sub>
                <m:r>
                  <w:rPr>
                    <w:rFonts w:ascii="Cambria Math" w:hAnsi="Cambria Math"/>
                    <w:color w:val="000000" w:themeColor="text1"/>
                  </w:rPr>
                  <m:t>1</m:t>
                </m:r>
              </m:sub>
            </m:sSub>
            <m: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k</m:t>
                </m:r>
              </m:e>
              <m:sub>
                <m:r>
                  <w:rPr>
                    <w:rFonts w:ascii="Cambria Math" w:hAnsi="Cambria Math"/>
                    <w:color w:val="000000" w:themeColor="text1"/>
                  </w:rPr>
                  <m:t>2</m:t>
                </m:r>
              </m:sub>
            </m:sSub>
            <m: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w</m:t>
                </m:r>
              </m:e>
              <m:sub>
                <m:r>
                  <w:rPr>
                    <w:rFonts w:ascii="Cambria Math" w:hAnsi="Cambria Math"/>
                    <w:color w:val="000000" w:themeColor="text1"/>
                  </w:rPr>
                  <m:t>H</m:t>
                </m:r>
              </m:sub>
            </m:sSub>
            <m: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w</m:t>
                </m:r>
              </m:e>
              <m:sub>
                <m:r>
                  <w:rPr>
                    <w:rFonts w:ascii="Cambria Math" w:hAnsi="Cambria Math"/>
                    <w:color w:val="000000" w:themeColor="text1"/>
                  </w:rPr>
                  <m:t>L</m:t>
                </m:r>
              </m:sub>
            </m:sSub>
            <m:r>
              <w:rPr>
                <w:rFonts w:ascii="Cambria Math" w:hAnsi="Cambria Math"/>
                <w:color w:val="000000" w:themeColor="text1"/>
              </w:rPr>
              <m:t>)</m:t>
            </m:r>
          </m:den>
        </m:f>
        <m:r>
          <w:rPr>
            <w:rFonts w:ascii="Cambria Math" w:hAnsi="Cambria Math"/>
            <w:color w:val="000000" w:themeColor="text1"/>
          </w:rPr>
          <m:t>,</m:t>
        </m:r>
      </m:oMath>
      <w:r w:rsidR="00C0733C" w:rsidRPr="003F3D90">
        <w:rPr>
          <w:color w:val="000000" w:themeColor="text1"/>
        </w:rPr>
        <w:tab/>
      </w:r>
      <w:r w:rsidR="00C0733C" w:rsidRPr="003F3D90">
        <w:rPr>
          <w:color w:val="000000" w:themeColor="text1"/>
        </w:rPr>
        <w:tab/>
      </w:r>
      <w:r w:rsidR="00C0733C" w:rsidRPr="003F3D90">
        <w:rPr>
          <w:color w:val="000000" w:themeColor="text1"/>
        </w:rPr>
        <w:tab/>
      </w:r>
      <w:r w:rsidR="00C0733C" w:rsidRPr="003F3D90">
        <w:rPr>
          <w:color w:val="000000" w:themeColor="text1"/>
        </w:rPr>
        <w:tab/>
      </w:r>
      <w:r w:rsidR="00C0733C" w:rsidRPr="003F3D90">
        <w:rPr>
          <w:color w:val="000000" w:themeColor="text1"/>
        </w:rPr>
        <w:tab/>
        <w:t>(1</w:t>
      </w:r>
      <w:r w:rsidR="003E38EF">
        <w:rPr>
          <w:color w:val="000000" w:themeColor="text1"/>
        </w:rPr>
        <w:t>7</w:t>
      </w:r>
      <w:r w:rsidR="00C0733C" w:rsidRPr="003F3D90">
        <w:rPr>
          <w:color w:val="000000" w:themeColor="text1"/>
        </w:rPr>
        <w:t>)</w:t>
      </w:r>
      <m:oMath>
        <m:r>
          <m:rPr>
            <m:sty m:val="p"/>
          </m:rPr>
          <w:rPr>
            <w:rFonts w:ascii="Cambria Math" w:hAnsi="Cambria Math"/>
            <w:color w:val="000000" w:themeColor="text1"/>
          </w:rPr>
          <w:br/>
        </m:r>
        <m:sSub>
          <m:sSubPr>
            <m:ctrlPr>
              <w:rPr>
                <w:rFonts w:ascii="Cambria Math" w:hAnsi="Cambria Math"/>
                <w:color w:val="000000" w:themeColor="text1"/>
              </w:rPr>
            </m:ctrlPr>
          </m:sSubPr>
          <m:e>
            <m:r>
              <w:rPr>
                <w:rFonts w:ascii="Cambria Math" w:hAnsi="Cambria Math"/>
                <w:color w:val="000000" w:themeColor="text1"/>
              </w:rPr>
              <m:t>e</m:t>
            </m:r>
          </m:e>
          <m:sub>
            <m:r>
              <w:rPr>
                <w:rFonts w:ascii="Cambria Math" w:hAnsi="Cambria Math"/>
                <w:color w:val="000000" w:themeColor="text1"/>
              </w:rPr>
              <m:t>2</m:t>
            </m:r>
          </m:sub>
        </m:sSub>
        <m:r>
          <w:rPr>
            <w:rFonts w:ascii="Cambria Math" w:hAnsi="Cambria Math"/>
            <w:color w:val="000000" w:themeColor="text1"/>
          </w:rPr>
          <m:t>=</m:t>
        </m:r>
        <m:f>
          <m:fPr>
            <m:ctrlPr>
              <w:rPr>
                <w:rFonts w:ascii="Cambria Math" w:hAnsi="Cambria Math"/>
                <w:color w:val="000000" w:themeColor="text1"/>
              </w:rPr>
            </m:ctrlPr>
          </m:fPr>
          <m:num>
            <m:r>
              <w:rPr>
                <w:rFonts w:ascii="Cambria Math" w:hAnsi="Cambria Math"/>
                <w:color w:val="000000" w:themeColor="text1"/>
              </w:rPr>
              <m:t>2</m:t>
            </m:r>
            <m:sSub>
              <m:sSubPr>
                <m:ctrlPr>
                  <w:rPr>
                    <w:rFonts w:ascii="Cambria Math" w:hAnsi="Cambria Math"/>
                    <w:color w:val="000000" w:themeColor="text1"/>
                  </w:rPr>
                </m:ctrlPr>
              </m:sSubPr>
              <m:e>
                <m:r>
                  <w:rPr>
                    <w:rFonts w:ascii="Cambria Math" w:hAnsi="Cambria Math"/>
                    <w:color w:val="000000" w:themeColor="text1"/>
                  </w:rPr>
                  <m:t>k</m:t>
                </m:r>
              </m:e>
              <m:sub>
                <m:r>
                  <w:rPr>
                    <w:rFonts w:ascii="Cambria Math" w:hAnsi="Cambria Math"/>
                    <w:color w:val="000000" w:themeColor="text1"/>
                  </w:rPr>
                  <m:t>1</m:t>
                </m:r>
              </m:sub>
            </m:sSub>
            <m:r>
              <w:rPr>
                <w:rFonts w:ascii="Cambria Math" w:hAnsi="Cambria Math"/>
                <w:color w:val="000000" w:themeColor="text1"/>
              </w:rPr>
              <m:t>q(</m:t>
            </m:r>
            <m:sSub>
              <m:sSubPr>
                <m:ctrlPr>
                  <w:rPr>
                    <w:rFonts w:ascii="Cambria Math" w:hAnsi="Cambria Math"/>
                    <w:color w:val="000000" w:themeColor="text1"/>
                  </w:rPr>
                </m:ctrlPr>
              </m:sSubPr>
              <m:e>
                <m:r>
                  <w:rPr>
                    <w:rFonts w:ascii="Cambria Math" w:hAnsi="Cambria Math"/>
                    <w:color w:val="000000" w:themeColor="text1"/>
                  </w:rPr>
                  <m:t>w</m:t>
                </m:r>
              </m:e>
              <m:sub>
                <m:r>
                  <w:rPr>
                    <w:rFonts w:ascii="Cambria Math" w:hAnsi="Cambria Math"/>
                    <w:color w:val="000000" w:themeColor="text1"/>
                  </w:rPr>
                  <m:t>H</m:t>
                </m:r>
              </m:sub>
            </m:sSub>
            <m: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w</m:t>
                </m:r>
              </m:e>
              <m:sub>
                <m:r>
                  <w:rPr>
                    <w:rFonts w:ascii="Cambria Math" w:hAnsi="Cambria Math"/>
                    <w:color w:val="000000" w:themeColor="text1"/>
                  </w:rPr>
                  <m:t>L</m:t>
                </m:r>
              </m:sub>
            </m:sSub>
            <m:r>
              <w:rPr>
                <w:rFonts w:ascii="Cambria Math" w:hAnsi="Cambria Math"/>
                <w:color w:val="000000" w:themeColor="text1"/>
              </w:rPr>
              <m:t>)</m:t>
            </m:r>
          </m:num>
          <m:den>
            <m:r>
              <w:rPr>
                <w:rFonts w:ascii="Cambria Math" w:hAnsi="Cambria Math"/>
                <w:color w:val="000000" w:themeColor="text1"/>
              </w:rPr>
              <m:t>8</m:t>
            </m:r>
            <m:sSub>
              <m:sSubPr>
                <m:ctrlPr>
                  <w:rPr>
                    <w:rFonts w:ascii="Cambria Math" w:hAnsi="Cambria Math"/>
                    <w:color w:val="000000" w:themeColor="text1"/>
                  </w:rPr>
                </m:ctrlPr>
              </m:sSubPr>
              <m:e>
                <m:r>
                  <w:rPr>
                    <w:rFonts w:ascii="Cambria Math" w:hAnsi="Cambria Math"/>
                    <w:color w:val="000000" w:themeColor="text1"/>
                  </w:rPr>
                  <m:t>k</m:t>
                </m:r>
              </m:e>
              <m:sub>
                <m:r>
                  <w:rPr>
                    <w:rFonts w:ascii="Cambria Math" w:hAnsi="Cambria Math"/>
                    <w:color w:val="000000" w:themeColor="text1"/>
                  </w:rPr>
                  <m:t>1</m:t>
                </m:r>
              </m:sub>
            </m:sSub>
            <m:sSub>
              <m:sSubPr>
                <m:ctrlPr>
                  <w:rPr>
                    <w:rFonts w:ascii="Cambria Math" w:hAnsi="Cambria Math"/>
                    <w:color w:val="000000" w:themeColor="text1"/>
                  </w:rPr>
                </m:ctrlPr>
              </m:sSubPr>
              <m:e>
                <m:r>
                  <w:rPr>
                    <w:rFonts w:ascii="Cambria Math" w:hAnsi="Cambria Math"/>
                    <w:color w:val="000000" w:themeColor="text1"/>
                  </w:rPr>
                  <m:t>k</m:t>
                </m:r>
              </m:e>
              <m:sub>
                <m:r>
                  <w:rPr>
                    <w:rFonts w:ascii="Cambria Math" w:hAnsi="Cambria Math"/>
                    <w:color w:val="000000" w:themeColor="text1"/>
                  </w:rPr>
                  <m:t>2</m:t>
                </m:r>
              </m:sub>
            </m:sSub>
            <m:sSup>
              <m:sSupPr>
                <m:ctrlPr>
                  <w:rPr>
                    <w:rFonts w:ascii="Cambria Math" w:hAnsi="Cambria Math"/>
                    <w:color w:val="000000" w:themeColor="text1"/>
                  </w:rPr>
                </m:ctrlPr>
              </m:sSupPr>
              <m:e>
                <m:r>
                  <w:rPr>
                    <w:rFonts w:ascii="Cambria Math" w:hAnsi="Cambria Math"/>
                    <w:color w:val="000000" w:themeColor="text1"/>
                  </w:rPr>
                  <m:t>q</m:t>
                </m:r>
              </m:e>
              <m:sup>
                <m:r>
                  <w:rPr>
                    <w:rFonts w:ascii="Cambria Math" w:hAnsi="Cambria Math"/>
                    <w:color w:val="000000" w:themeColor="text1"/>
                  </w:rPr>
                  <m:t>2</m:t>
                </m:r>
              </m:sup>
            </m:sSup>
            <m: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k</m:t>
                </m:r>
              </m:e>
              <m:sub>
                <m:r>
                  <w:rPr>
                    <w:rFonts w:ascii="Cambria Math" w:hAnsi="Cambria Math"/>
                    <w:color w:val="000000" w:themeColor="text1"/>
                  </w:rPr>
                  <m:t>1</m:t>
                </m:r>
              </m:sub>
            </m:sSub>
            <m: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k</m:t>
                </m:r>
              </m:e>
              <m:sub>
                <m:r>
                  <w:rPr>
                    <w:rFonts w:ascii="Cambria Math" w:hAnsi="Cambria Math"/>
                    <w:color w:val="000000" w:themeColor="text1"/>
                  </w:rPr>
                  <m:t>2</m:t>
                </m:r>
              </m:sub>
            </m:sSub>
            <m: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w</m:t>
                </m:r>
              </m:e>
              <m:sub>
                <m:r>
                  <w:rPr>
                    <w:rFonts w:ascii="Cambria Math" w:hAnsi="Cambria Math"/>
                    <w:color w:val="000000" w:themeColor="text1"/>
                  </w:rPr>
                  <m:t>H</m:t>
                </m:r>
              </m:sub>
            </m:sSub>
            <m: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w</m:t>
                </m:r>
              </m:e>
              <m:sub>
                <m:r>
                  <w:rPr>
                    <w:rFonts w:ascii="Cambria Math" w:hAnsi="Cambria Math"/>
                    <w:color w:val="000000" w:themeColor="text1"/>
                  </w:rPr>
                  <m:t>L</m:t>
                </m:r>
              </m:sub>
            </m:sSub>
            <m:r>
              <w:rPr>
                <w:rFonts w:ascii="Cambria Math" w:hAnsi="Cambria Math"/>
                <w:color w:val="000000" w:themeColor="text1"/>
              </w:rPr>
              <m:t>)</m:t>
            </m:r>
          </m:den>
        </m:f>
        <m:r>
          <m:rPr>
            <m:sty m:val="p"/>
          </m:rPr>
          <w:rPr>
            <w:rFonts w:ascii="Cambria Math" w:hAnsi="Cambria Math"/>
            <w:color w:val="000000" w:themeColor="text1"/>
          </w:rPr>
          <m:t>.</m:t>
        </m:r>
      </m:oMath>
      <w:r w:rsidR="00C0733C" w:rsidRPr="003F3D90">
        <w:rPr>
          <w:color w:val="000000" w:themeColor="text1"/>
        </w:rPr>
        <w:tab/>
      </w:r>
      <w:r w:rsidR="00C0733C" w:rsidRPr="003F3D90">
        <w:rPr>
          <w:color w:val="000000" w:themeColor="text1"/>
        </w:rPr>
        <w:tab/>
      </w:r>
      <w:r w:rsidR="00C0733C" w:rsidRPr="003F3D90">
        <w:rPr>
          <w:color w:val="000000" w:themeColor="text1"/>
        </w:rPr>
        <w:tab/>
      </w:r>
      <w:r w:rsidR="00C0733C" w:rsidRPr="003F3D90">
        <w:rPr>
          <w:color w:val="000000" w:themeColor="text1"/>
        </w:rPr>
        <w:tab/>
      </w:r>
      <w:r w:rsidR="00C0733C" w:rsidRPr="003F3D90">
        <w:rPr>
          <w:color w:val="000000" w:themeColor="text1"/>
        </w:rPr>
        <w:tab/>
        <w:t>(1</w:t>
      </w:r>
      <w:r w:rsidR="003E38EF">
        <w:rPr>
          <w:color w:val="000000" w:themeColor="text1"/>
        </w:rPr>
        <w:t>8</w:t>
      </w:r>
      <w:r w:rsidR="00C0733C" w:rsidRPr="003F3D90">
        <w:rPr>
          <w:color w:val="000000" w:themeColor="text1"/>
        </w:rPr>
        <w:t>)</w:t>
      </w:r>
    </w:p>
    <w:p w14:paraId="38A1640F" w14:textId="6776E164" w:rsidR="00F00C6E" w:rsidRPr="003F3D90" w:rsidRDefault="00D22F03" w:rsidP="00D65A23">
      <w:pPr>
        <w:pStyle w:val="NormalWeb"/>
        <w:spacing w:before="240" w:beforeAutospacing="0" w:after="240" w:afterAutospacing="0" w:line="360" w:lineRule="auto"/>
        <w:jc w:val="both"/>
        <w:rPr>
          <w:rFonts w:eastAsia="SimSun"/>
        </w:rPr>
      </w:pPr>
      <w:r w:rsidRPr="003F3D90">
        <w:t xml:space="preserve">In the heterogeneous-cost setting, we use </w:t>
      </w:r>
      <m:oMath>
        <m:d>
          <m:dPr>
            <m:ctrlPr>
              <w:rPr>
                <w:rFonts w:ascii="Cambria Math" w:hAnsi="Cambria Math"/>
              </w:rPr>
            </m:ctrlPr>
          </m:dPr>
          <m:e>
            <m:sSub>
              <m:sSubPr>
                <m:ctrlPr>
                  <w:rPr>
                    <w:rFonts w:ascii="Cambria Math" w:hAnsi="Cambria Math"/>
                  </w:rPr>
                </m:ctrlPr>
              </m:sSubPr>
              <m:e>
                <m:r>
                  <w:rPr>
                    <w:rFonts w:ascii="Cambria Math" w:hAnsi="Cambria Math"/>
                  </w:rPr>
                  <m:t>k</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2</m:t>
                </m:r>
              </m:sub>
            </m:sSub>
            <m:r>
              <w:rPr>
                <w:rFonts w:ascii="Cambria Math" w:hAnsi="Cambria Math"/>
              </w:rPr>
              <m:t>)=(0.0004</m:t>
            </m:r>
            <m:r>
              <m:rPr>
                <m:nor/>
              </m:rPr>
              <m:t>, 0.00055</m:t>
            </m:r>
          </m:e>
        </m:d>
      </m:oMath>
      <w:r w:rsidRPr="003F3D90">
        <w:t xml:space="preserve"> and </w:t>
      </w:r>
      <m:oMath>
        <m:r>
          <w:rPr>
            <w:rFonts w:ascii="Cambria Math" w:hAnsi="Cambria Math"/>
            <w:color w:val="000000" w:themeColor="text1"/>
            <w:sz w:val="20"/>
            <w:szCs w:val="20"/>
          </w:rPr>
          <m:t>(</m:t>
        </m:r>
        <m:sSub>
          <m:sSubPr>
            <m:ctrlPr>
              <w:rPr>
                <w:rFonts w:ascii="Cambria Math" w:hAnsi="Cambria Math"/>
                <w:color w:val="000000" w:themeColor="text1"/>
                <w:sz w:val="20"/>
                <w:szCs w:val="20"/>
              </w:rPr>
            </m:ctrlPr>
          </m:sSubPr>
          <m:e>
            <m:r>
              <w:rPr>
                <w:rFonts w:ascii="Cambria Math" w:hAnsi="Cambria Math"/>
                <w:color w:val="000000" w:themeColor="text1"/>
                <w:sz w:val="20"/>
                <w:szCs w:val="20"/>
              </w:rPr>
              <m:t>w</m:t>
            </m:r>
          </m:e>
          <m:sub>
            <m:r>
              <w:rPr>
                <w:rFonts w:ascii="Cambria Math" w:hAnsi="Cambria Math"/>
                <w:color w:val="000000" w:themeColor="text1"/>
                <w:sz w:val="20"/>
                <w:szCs w:val="20"/>
              </w:rPr>
              <m:t xml:space="preserve">H, </m:t>
            </m:r>
          </m:sub>
        </m:sSub>
        <m:sSub>
          <m:sSubPr>
            <m:ctrlPr>
              <w:rPr>
                <w:rFonts w:ascii="Cambria Math" w:hAnsi="Cambria Math"/>
                <w:color w:val="000000" w:themeColor="text1"/>
                <w:sz w:val="20"/>
                <w:szCs w:val="20"/>
              </w:rPr>
            </m:ctrlPr>
          </m:sSubPr>
          <m:e>
            <m:r>
              <w:rPr>
                <w:rFonts w:ascii="Cambria Math" w:hAnsi="Cambria Math"/>
                <w:color w:val="000000" w:themeColor="text1"/>
                <w:sz w:val="20"/>
                <w:szCs w:val="20"/>
              </w:rPr>
              <m:t>w</m:t>
            </m:r>
          </m:e>
          <m:sub>
            <m:r>
              <w:rPr>
                <w:rFonts w:ascii="Cambria Math" w:hAnsi="Cambria Math"/>
                <w:color w:val="000000" w:themeColor="text1"/>
                <w:sz w:val="20"/>
                <w:szCs w:val="20"/>
              </w:rPr>
              <m:t>L</m:t>
            </m:r>
          </m:sub>
        </m:sSub>
        <m:r>
          <w:rPr>
            <w:rFonts w:ascii="Cambria Math" w:hAnsi="Cambria Math"/>
            <w:color w:val="000000" w:themeColor="text1"/>
            <w:sz w:val="20"/>
            <w:szCs w:val="20"/>
          </w:rPr>
          <m:t>)</m:t>
        </m:r>
      </m:oMath>
      <w:r w:rsidRPr="003F3D90">
        <w:t xml:space="preserve"> = (8,5.5), so that player 1 faces a </w:t>
      </w:r>
      <w:r w:rsidR="001F48EA" w:rsidRPr="003F3D90">
        <w:t>low</w:t>
      </w:r>
      <w:r w:rsidRPr="003F3D90">
        <w:t>er marginal effort cost than player 2</w:t>
      </w:r>
      <w:r w:rsidRPr="003F3D90">
        <w:rPr>
          <w:rFonts w:eastAsia="SimSun"/>
        </w:rPr>
        <w:t>.</w:t>
      </w:r>
      <w:r w:rsidR="00F175D0" w:rsidRPr="003F3D90">
        <w:t>This setting evaluates whether TEL-PPO can recover equilibrium asymmetry that emerges endogenously from heterogeneous cost structures, rather than from architectural asymmetry or initialization effects</w:t>
      </w:r>
      <w:r w:rsidR="00F00C6E" w:rsidRPr="003F3D90">
        <w:rPr>
          <w:color w:val="000000" w:themeColor="text1"/>
        </w:rPr>
        <w:t>.</w:t>
      </w:r>
    </w:p>
    <w:p w14:paraId="22887130" w14:textId="21EAA5EB" w:rsidR="00F00C6E" w:rsidRPr="00F35E9F" w:rsidRDefault="00F00C6E" w:rsidP="00D65A23">
      <w:pPr>
        <w:pStyle w:val="Heading3"/>
        <w:spacing w:before="240" w:after="240" w:line="360" w:lineRule="auto"/>
        <w:jc w:val="both"/>
        <w:rPr>
          <w:rFonts w:cs="Times New Roman"/>
          <w:color w:val="000000" w:themeColor="text1"/>
          <w:sz w:val="24"/>
          <w:szCs w:val="24"/>
        </w:rPr>
      </w:pPr>
      <w:r w:rsidRPr="00F35E9F">
        <w:rPr>
          <w:rStyle w:val="Strong"/>
          <w:rFonts w:cs="Times New Roman"/>
          <w:color w:val="000000" w:themeColor="text1"/>
          <w:sz w:val="24"/>
          <w:szCs w:val="24"/>
        </w:rPr>
        <w:t>(</w:t>
      </w:r>
      <w:r w:rsidR="0016599D" w:rsidRPr="00F35E9F">
        <w:rPr>
          <w:rStyle w:val="Strong"/>
          <w:rFonts w:cs="Times New Roman"/>
          <w:color w:val="000000" w:themeColor="text1"/>
          <w:sz w:val="24"/>
          <w:szCs w:val="24"/>
        </w:rPr>
        <w:t>b</w:t>
      </w:r>
      <w:r w:rsidRPr="00F35E9F">
        <w:rPr>
          <w:rStyle w:val="Strong"/>
          <w:rFonts w:cs="Times New Roman"/>
          <w:color w:val="000000" w:themeColor="text1"/>
          <w:sz w:val="24"/>
          <w:szCs w:val="24"/>
        </w:rPr>
        <w:t>) Heterogeneous ability levels</w:t>
      </w:r>
    </w:p>
    <w:p w14:paraId="7C9C9FAC" w14:textId="77777777" w:rsidR="00F175D0" w:rsidRPr="003F3D90" w:rsidRDefault="00F175D0" w:rsidP="00D65A23">
      <w:pPr>
        <w:pStyle w:val="NormalWeb"/>
        <w:spacing w:before="240" w:beforeAutospacing="0" w:after="240" w:afterAutospacing="0" w:line="360" w:lineRule="auto"/>
        <w:jc w:val="both"/>
      </w:pPr>
      <w:r w:rsidRPr="003F3D90">
        <w:t xml:space="preserve">In the second scenario, the players differ in ability </w:t>
      </w:r>
      <m:oMath>
        <m:sSub>
          <m:sSubPr>
            <m:ctrlPr>
              <w:rPr>
                <w:rFonts w:ascii="Cambria Math" w:hAnsi="Cambria Math"/>
              </w:rPr>
            </m:ctrlPr>
          </m:sSubPr>
          <m:e>
            <m:r>
              <w:rPr>
                <w:rFonts w:ascii="Cambria Math" w:hAnsi="Cambria Math"/>
              </w:rPr>
              <m:t>l</m:t>
            </m:r>
          </m:e>
          <m:sub>
            <m:r>
              <w:rPr>
                <w:rFonts w:ascii="Cambria Math" w:hAnsi="Cambria Math"/>
              </w:rPr>
              <m:t>i</m:t>
            </m:r>
          </m:sub>
        </m:sSub>
      </m:oMath>
      <w:r w:rsidRPr="003F3D90">
        <w:t xml:space="preserve">, which can be interpreted as productivity or talent, but share the same effort-cost parameter </w:t>
      </w:r>
      <m:oMath>
        <m:r>
          <w:rPr>
            <w:rFonts w:ascii="Cambria Math" w:hAnsi="Cambria Math"/>
          </w:rPr>
          <m:t>k</m:t>
        </m:r>
      </m:oMath>
      <w:r w:rsidRPr="003F3D90">
        <w:t>. Realized performance becomes</w:t>
      </w:r>
    </w:p>
    <w:p w14:paraId="738339E0" w14:textId="76D82A70" w:rsidR="00F175D0" w:rsidRPr="003F3D90" w:rsidRDefault="00000000" w:rsidP="003E38EF">
      <w:pPr>
        <w:pStyle w:val="NormalWeb"/>
        <w:spacing w:before="240" w:beforeAutospacing="0" w:after="240" w:afterAutospacing="0" w:line="360" w:lineRule="auto"/>
        <w:jc w:val="right"/>
        <w:rPr>
          <w:color w:val="000000" w:themeColor="text1"/>
          <w:lang w:val="en-SG"/>
        </w:rPr>
      </w:pPr>
      <m:oMath>
        <m:sSub>
          <m:sSubPr>
            <m:ctrlPr>
              <w:rPr>
                <w:rFonts w:ascii="Cambria Math" w:hAnsi="Cambria Math"/>
                <w:i/>
                <w:iCs/>
                <w:color w:val="000000" w:themeColor="text1"/>
              </w:rPr>
            </m:ctrlPr>
          </m:sSubPr>
          <m:e>
            <m:r>
              <w:rPr>
                <w:rFonts w:ascii="Cambria Math" w:hAnsi="Cambria Math"/>
                <w:color w:val="000000" w:themeColor="text1"/>
              </w:rPr>
              <m:t>y</m:t>
            </m:r>
          </m:e>
          <m:sub>
            <m:r>
              <w:rPr>
                <w:rFonts w:ascii="Cambria Math" w:hAnsi="Cambria Math"/>
                <w:color w:val="000000" w:themeColor="text1"/>
              </w:rPr>
              <m:t>i</m:t>
            </m:r>
          </m:sub>
        </m:sSub>
        <m:r>
          <w:rPr>
            <w:rFonts w:ascii="Cambria Math" w:hAnsi="Cambria Math"/>
            <w:color w:val="000000" w:themeColor="text1"/>
          </w:rPr>
          <m:t>=</m:t>
        </m:r>
        <m:sSub>
          <m:sSubPr>
            <m:ctrlPr>
              <w:rPr>
                <w:rFonts w:ascii="Cambria Math" w:hAnsi="Cambria Math"/>
                <w:i/>
                <w:iCs/>
                <w:color w:val="000000" w:themeColor="text1"/>
              </w:rPr>
            </m:ctrlPr>
          </m:sSubPr>
          <m:e>
            <m:r>
              <w:rPr>
                <w:rFonts w:ascii="Cambria Math" w:hAnsi="Cambria Math"/>
                <w:color w:val="000000" w:themeColor="text1"/>
              </w:rPr>
              <m:t>e</m:t>
            </m:r>
          </m:e>
          <m:sub>
            <m:r>
              <w:rPr>
                <w:rFonts w:ascii="Cambria Math" w:hAnsi="Cambria Math"/>
                <w:color w:val="000000" w:themeColor="text1"/>
              </w:rPr>
              <m:t>i</m:t>
            </m:r>
          </m:sub>
        </m:sSub>
        <m:r>
          <w:rPr>
            <w:rFonts w:ascii="Cambria Math" w:hAnsi="Cambria Math"/>
            <w:color w:val="000000" w:themeColor="text1"/>
          </w:rPr>
          <m:t xml:space="preserve">+ </m:t>
        </m:r>
        <m:sSub>
          <m:sSubPr>
            <m:ctrlPr>
              <w:rPr>
                <w:rFonts w:ascii="Cambria Math" w:hAnsi="Cambria Math"/>
                <w:i/>
                <w:iCs/>
                <w:color w:val="000000" w:themeColor="text1"/>
              </w:rPr>
            </m:ctrlPr>
          </m:sSubPr>
          <m:e>
            <m:r>
              <w:rPr>
                <w:rFonts w:ascii="Cambria Math" w:hAnsi="Cambria Math"/>
                <w:color w:val="000000" w:themeColor="text1"/>
              </w:rPr>
              <m:t>l</m:t>
            </m:r>
          </m:e>
          <m:sub>
            <m:r>
              <w:rPr>
                <w:rFonts w:ascii="Cambria Math" w:hAnsi="Cambria Math"/>
                <w:color w:val="000000" w:themeColor="text1"/>
              </w:rPr>
              <m:t>i</m:t>
            </m:r>
          </m:sub>
        </m:sSub>
        <m:r>
          <w:rPr>
            <w:rFonts w:ascii="Cambria Math" w:hAnsi="Cambria Math"/>
            <w:color w:val="000000" w:themeColor="text1"/>
          </w:rPr>
          <m:t xml:space="preserve">+ </m:t>
        </m:r>
        <m:sSub>
          <m:sSubPr>
            <m:ctrlPr>
              <w:rPr>
                <w:rFonts w:ascii="Cambria Math" w:hAnsi="Cambria Math"/>
                <w:i/>
                <w:iCs/>
                <w:color w:val="000000" w:themeColor="text1"/>
              </w:rPr>
            </m:ctrlPr>
          </m:sSubPr>
          <m:e>
            <m:r>
              <w:rPr>
                <w:rFonts w:ascii="Cambria Math" w:hAnsi="Cambria Math"/>
                <w:color w:val="000000" w:themeColor="text1"/>
              </w:rPr>
              <m:t>ε</m:t>
            </m:r>
          </m:e>
          <m:sub>
            <m:r>
              <w:rPr>
                <w:rFonts w:ascii="Cambria Math" w:hAnsi="Cambria Math"/>
                <w:color w:val="000000" w:themeColor="text1"/>
              </w:rPr>
              <m:t>i</m:t>
            </m:r>
          </m:sub>
        </m:sSub>
      </m:oMath>
      <w:r w:rsidR="008737FF" w:rsidRPr="003F3D90">
        <w:rPr>
          <w:color w:val="000000" w:themeColor="text1"/>
          <w:lang w:val="en-SG"/>
        </w:rPr>
        <w:t>.</w:t>
      </w:r>
      <w:r w:rsidR="003E38EF">
        <w:rPr>
          <w:color w:val="000000" w:themeColor="text1"/>
          <w:lang w:val="en-SG"/>
        </w:rPr>
        <w:t xml:space="preserve">                                                                (19)</w:t>
      </w:r>
    </w:p>
    <w:p w14:paraId="676AFAD4" w14:textId="15320102" w:rsidR="00F00C6E" w:rsidRPr="003F3D90" w:rsidRDefault="00F175D0" w:rsidP="00D65A23">
      <w:pPr>
        <w:pStyle w:val="NormalWeb"/>
        <w:spacing w:before="240" w:beforeAutospacing="0" w:after="240" w:afterAutospacing="0" w:line="360" w:lineRule="auto"/>
        <w:jc w:val="both"/>
        <w:rPr>
          <w:color w:val="000000" w:themeColor="text1"/>
        </w:rPr>
      </w:pPr>
      <w:r w:rsidRPr="003F3D90">
        <w:t xml:space="preserve">Under the analytical formulation used in this study, ability asymmetry does not induce effort asymmetry in the same way as heterogeneous </w:t>
      </w:r>
      <w:r w:rsidR="001F48EA" w:rsidRPr="003F3D90">
        <w:t>costs</w:t>
      </w:r>
      <w:r w:rsidR="001F48EA" w:rsidRPr="003F3D90">
        <w:rPr>
          <w:rFonts w:eastAsia="SimSun"/>
        </w:rPr>
        <w:t>,</w:t>
      </w:r>
      <w:r w:rsidR="001F48EA" w:rsidRPr="003F3D90">
        <w:t xml:space="preserve"> although</w:t>
      </w:r>
      <w:r w:rsidR="007705E7" w:rsidRPr="003F3D90">
        <w:t xml:space="preserve"> it may shift the common equilibrium level</w:t>
      </w:r>
      <w:r w:rsidRPr="003F3D90">
        <w:t>. The corresponding equilibrium benchmark is</w:t>
      </w:r>
    </w:p>
    <w:p w14:paraId="0E25804B" w14:textId="0DAE5B8B" w:rsidR="00F00C6E" w:rsidRPr="003F3D90" w:rsidRDefault="00000000" w:rsidP="00F175D0">
      <w:pPr>
        <w:pStyle w:val="NormalWeb"/>
        <w:spacing w:before="240" w:beforeAutospacing="0" w:after="240" w:afterAutospacing="0" w:line="360" w:lineRule="auto"/>
        <w:jc w:val="right"/>
        <w:rPr>
          <w:color w:val="000000" w:themeColor="text1"/>
        </w:rPr>
      </w:pPr>
      <m:oMath>
        <m:sSup>
          <m:sSupPr>
            <m:ctrlPr>
              <w:rPr>
                <w:rFonts w:ascii="Cambria Math" w:hAnsi="Cambria Math"/>
                <w:i/>
              </w:rPr>
            </m:ctrlPr>
          </m:sSupPr>
          <m:e>
            <m:r>
              <w:rPr>
                <w:rFonts w:ascii="Cambria Math" w:hAnsi="Cambria Math"/>
              </w:rPr>
              <m:t>e</m:t>
            </m:r>
          </m:e>
          <m:sup>
            <m:r>
              <w:rPr>
                <w:rFonts w:ascii="Cambria Math" w:hAnsi="Cambria Math"/>
              </w:rPr>
              <m:t>*</m:t>
            </m:r>
          </m:sup>
        </m:sSup>
        <m:r>
          <w:rPr>
            <w:rFonts w:ascii="Cambria Math" w:hAnsi="Cambria Math"/>
          </w:rPr>
          <m:t xml:space="preserve">= </m:t>
        </m:r>
        <m:f>
          <m:fPr>
            <m:ctrlPr>
              <w:rPr>
                <w:rFonts w:ascii="Cambria Math" w:hAnsi="Cambria Math"/>
                <w:i/>
              </w:rPr>
            </m:ctrlPr>
          </m:fPr>
          <m:num>
            <m:r>
              <w:rPr>
                <w:rFonts w:ascii="Cambria Math" w:hAnsi="Cambria Math"/>
              </w:rPr>
              <m:t>[2q-</m:t>
            </m:r>
            <m:sSub>
              <m:sSubPr>
                <m:ctrlPr>
                  <w:rPr>
                    <w:rFonts w:ascii="Cambria Math" w:hAnsi="Cambria Math"/>
                    <w:i/>
                  </w:rPr>
                </m:ctrlPr>
              </m:sSubPr>
              <m:e>
                <m:r>
                  <w:rPr>
                    <w:rFonts w:ascii="Cambria Math" w:hAnsi="Cambria Math"/>
                  </w:rPr>
                  <m:t>(l</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H</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L</m:t>
                </m:r>
              </m:sub>
            </m:sSub>
            <m:r>
              <w:rPr>
                <w:rFonts w:ascii="Cambria Math" w:hAnsi="Cambria Math"/>
              </w:rPr>
              <m:t>)</m:t>
            </m:r>
          </m:num>
          <m:den>
            <m:r>
              <w:rPr>
                <w:rFonts w:ascii="Cambria Math" w:hAnsi="Cambria Math"/>
              </w:rPr>
              <m:t>8k</m:t>
            </m:r>
            <m:sSup>
              <m:sSupPr>
                <m:ctrlPr>
                  <w:rPr>
                    <w:rFonts w:ascii="Cambria Math" w:hAnsi="Cambria Math"/>
                    <w:i/>
                  </w:rPr>
                </m:ctrlPr>
              </m:sSupPr>
              <m:e>
                <m:r>
                  <w:rPr>
                    <w:rFonts w:ascii="Cambria Math" w:hAnsi="Cambria Math"/>
                  </w:rPr>
                  <m:t>q</m:t>
                </m:r>
              </m:e>
              <m:sup>
                <m:r>
                  <w:rPr>
                    <w:rFonts w:ascii="Cambria Math" w:hAnsi="Cambria Math"/>
                  </w:rPr>
                  <m:t>2</m:t>
                </m:r>
              </m:sup>
            </m:sSup>
          </m:den>
        </m:f>
      </m:oMath>
      <w:r w:rsidR="00C0733C" w:rsidRPr="003F3D90">
        <w:tab/>
      </w:r>
      <w:r w:rsidR="00C0733C" w:rsidRPr="003F3D90">
        <w:tab/>
      </w:r>
      <w:r w:rsidR="00F175D0" w:rsidRPr="003F3D90">
        <w:tab/>
      </w:r>
      <w:r w:rsidR="00C0733C" w:rsidRPr="003F3D90">
        <w:tab/>
      </w:r>
      <w:r w:rsidR="00C0733C" w:rsidRPr="003F3D90">
        <w:tab/>
        <w:t>(</w:t>
      </w:r>
      <w:r w:rsidR="003E38EF">
        <w:t>20</w:t>
      </w:r>
      <w:r w:rsidR="00C0733C" w:rsidRPr="003F3D90">
        <w:t>)</w:t>
      </w:r>
    </w:p>
    <w:p w14:paraId="4FB77897" w14:textId="10995472" w:rsidR="00F00C6E" w:rsidRPr="003F3D90" w:rsidRDefault="00D22F03" w:rsidP="00D65A23">
      <w:pPr>
        <w:pStyle w:val="NormalWeb"/>
        <w:spacing w:before="240" w:beforeAutospacing="0" w:after="240" w:afterAutospacing="0" w:line="360" w:lineRule="auto"/>
        <w:jc w:val="both"/>
      </w:pPr>
      <w:r w:rsidRPr="003F3D90">
        <w:t xml:space="preserve">In the heterogeneous-ability setting, we use </w:t>
      </w:r>
      <m:oMath>
        <m:d>
          <m:dPr>
            <m:ctrlPr>
              <w:rPr>
                <w:rFonts w:ascii="Cambria Math" w:hAnsi="Cambria Math"/>
              </w:rPr>
            </m:ctrlPr>
          </m:dPr>
          <m:e>
            <m:sSub>
              <m:sSubPr>
                <m:ctrlPr>
                  <w:rPr>
                    <w:rFonts w:ascii="Cambria Math" w:hAnsi="Cambria Math"/>
                  </w:rPr>
                </m:ctrlPr>
              </m:sSubPr>
              <m:e>
                <m:r>
                  <w:rPr>
                    <w:rFonts w:ascii="Cambria Math" w:hAnsi="Cambria Math"/>
                  </w:rPr>
                  <m:t>l</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2</m:t>
                </m:r>
              </m:sub>
            </m:sSub>
            <m:r>
              <w:rPr>
                <w:rFonts w:ascii="Cambria Math" w:hAnsi="Cambria Math"/>
              </w:rPr>
              <m:t>)=(10, 5</m:t>
            </m:r>
          </m:e>
        </m:d>
        <m:r>
          <w:rPr>
            <w:rFonts w:ascii="Cambria Math" w:hAnsi="Cambria Math"/>
          </w:rPr>
          <m:t>.</m:t>
        </m:r>
      </m:oMath>
      <w:r w:rsidR="009E1409" w:rsidRPr="003F3D90">
        <w:t xml:space="preserve"> </w:t>
      </w:r>
      <w:r w:rsidR="00832E56" w:rsidRPr="003F3D90">
        <w:t xml:space="preserve">This scenario evaluates whether TEL-PPO can recover the analytical equilibrium effort when contestants differ in ability. Unlike the heterogeneous-cost case, ability differences enter the performance equation directly rather than </w:t>
      </w:r>
      <w:r w:rsidR="00832E56" w:rsidRPr="003F3D90">
        <w:lastRenderedPageBreak/>
        <w:t>the effort-cost function, so this setting tests whether TEL-PPO remains accurate under asymmetric performance advantages, rather than only under symmetric contestant characteristics</w:t>
      </w:r>
      <w:r w:rsidR="00F00C6E" w:rsidRPr="003F3D90">
        <w:rPr>
          <w:color w:val="000000" w:themeColor="text1"/>
        </w:rPr>
        <w:t>.</w:t>
      </w:r>
    </w:p>
    <w:p w14:paraId="0B2D81B5" w14:textId="5CC1C193" w:rsidR="007705E7" w:rsidRPr="003F3D90" w:rsidRDefault="001F48EA" w:rsidP="00D65A23">
      <w:pPr>
        <w:pStyle w:val="NormalWeb"/>
        <w:spacing w:before="240" w:beforeAutospacing="0" w:after="240" w:afterAutospacing="0" w:line="360" w:lineRule="auto"/>
        <w:jc w:val="both"/>
        <w:rPr>
          <w:color w:val="000000" w:themeColor="text1"/>
        </w:rPr>
      </w:pPr>
      <w:r w:rsidRPr="003F3D90">
        <w:t>Together, these scenarios allow us to test not only numerical agreement with theory, but also whether TEL-PPO preserves the correct structural properties of the equilibrium across symmetric and asymmetric tournament environments. The next subsections report how TEL-PPO behaves in each of these scenarios, focusing on convergence to the analytical benchmark, stability diagnostics, exploitability, and structural consistency</w:t>
      </w:r>
      <w:r w:rsidR="007705E7" w:rsidRPr="003F3D90">
        <w:t>.</w:t>
      </w:r>
    </w:p>
    <w:p w14:paraId="4C9A0D4D" w14:textId="4FDDBB70" w:rsidR="00F00C6E" w:rsidRPr="003F3D90" w:rsidRDefault="00F00C6E" w:rsidP="00D65A23">
      <w:pPr>
        <w:pStyle w:val="ListParagraph"/>
        <w:numPr>
          <w:ilvl w:val="1"/>
          <w:numId w:val="4"/>
        </w:numPr>
        <w:spacing w:before="240" w:after="240" w:line="360" w:lineRule="auto"/>
        <w:jc w:val="both"/>
        <w:rPr>
          <w:b/>
          <w:bCs/>
          <w:color w:val="000000" w:themeColor="text1"/>
        </w:rPr>
      </w:pPr>
      <w:r w:rsidRPr="003F3D90">
        <w:rPr>
          <w:b/>
          <w:bCs/>
          <w:color w:val="000000" w:themeColor="text1"/>
        </w:rPr>
        <w:t>Experiment</w:t>
      </w:r>
      <w:r w:rsidR="00A71025" w:rsidRPr="003F3D90">
        <w:rPr>
          <w:b/>
          <w:bCs/>
          <w:color w:val="000000" w:themeColor="text1"/>
        </w:rPr>
        <w:t>al</w:t>
      </w:r>
      <w:r w:rsidRPr="003F3D90">
        <w:rPr>
          <w:b/>
          <w:bCs/>
          <w:color w:val="000000" w:themeColor="text1"/>
        </w:rPr>
        <w:t xml:space="preserve"> results and Analysis</w:t>
      </w:r>
    </w:p>
    <w:p w14:paraId="427A6088" w14:textId="45684059" w:rsidR="00D71043" w:rsidRPr="003F3D90" w:rsidRDefault="00A71025" w:rsidP="00D71043">
      <w:pPr>
        <w:spacing w:before="240" w:after="240" w:line="360" w:lineRule="auto"/>
        <w:jc w:val="both"/>
      </w:pPr>
      <w:r w:rsidRPr="003F3D90">
        <w:t xml:space="preserve">In this section, we evaluate TEL-PPO from several complementary perspectives, including equilibrium recovery, training stability, exploitability, and robustness under stochastic tournament environments. Throughout the experiments, equilibrium </w:t>
      </w:r>
      <w:r w:rsidR="00CF3847" w:rsidRPr="003F3D90">
        <w:t xml:space="preserve">quality </w:t>
      </w:r>
      <w:r w:rsidRPr="003F3D90">
        <w:t>is assessed using the verification procedure described in Section 4, with approximate equilibrium interpreted in terms of bounded unilateral gain from deviation. All results are reported for one-stage tournament environments, where analytical equilibria are available as benchmark references</w:t>
      </w:r>
      <w:r w:rsidR="00D71043" w:rsidRPr="003F3D90">
        <w:t>.</w:t>
      </w:r>
    </w:p>
    <w:p w14:paraId="0221D8C4" w14:textId="01197E3A" w:rsidR="007D2AF4" w:rsidRPr="003F3D90" w:rsidRDefault="007513F3" w:rsidP="00780866">
      <w:pPr>
        <w:pStyle w:val="ListParagraph"/>
        <w:numPr>
          <w:ilvl w:val="2"/>
          <w:numId w:val="4"/>
        </w:numPr>
        <w:spacing w:before="240" w:after="240" w:line="360" w:lineRule="auto"/>
        <w:jc w:val="both"/>
        <w:rPr>
          <w:b/>
          <w:bCs/>
          <w:color w:val="000000" w:themeColor="text1"/>
        </w:rPr>
      </w:pPr>
      <w:r w:rsidRPr="003F3D90">
        <w:rPr>
          <w:b/>
          <w:bCs/>
          <w:color w:val="000000" w:themeColor="text1"/>
        </w:rPr>
        <w:t>Convergence to Theoretical Equilibrium</w:t>
      </w:r>
    </w:p>
    <w:p w14:paraId="3D08D638" w14:textId="6D1E008B" w:rsidR="002E7D6D" w:rsidRPr="003F3D90" w:rsidRDefault="0052337B" w:rsidP="00513959">
      <w:pPr>
        <w:spacing w:before="240" w:after="240" w:line="360" w:lineRule="auto"/>
        <w:jc w:val="both"/>
      </w:pPr>
      <w:r w:rsidRPr="003F3D90">
        <w:t xml:space="preserve">We first examine whether TEL-PPO can recover the analytical equilibrium effort in one-stage </w:t>
      </w:r>
      <w:r w:rsidR="00CF3847" w:rsidRPr="003F3D90">
        <w:t xml:space="preserve">baseline </w:t>
      </w:r>
      <w:r w:rsidRPr="003F3D90">
        <w:t>tournaments. Figure 2 compares the evolution of the learned mean effort with the theoretical benchmark under different noise levels and alternative prize configurations, specifically</w:t>
      </w:r>
      <w:r w:rsidR="00A71025" w:rsidRPr="003F3D90">
        <w:t xml:space="preserve"> </w:t>
      </w:r>
      <m:oMath>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H</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L</m:t>
                </m:r>
              </m:sub>
            </m:sSub>
            <m:r>
              <w:rPr>
                <w:rFonts w:ascii="Cambria Math" w:hAnsi="Cambria Math"/>
              </w:rPr>
              <m:t>)=(6.5,3</m:t>
            </m:r>
          </m:e>
        </m:d>
      </m:oMath>
      <w:r w:rsidR="00601DA8" w:rsidRPr="003F3D90">
        <w:t xml:space="preserve"> </w:t>
      </w:r>
      <w:r w:rsidR="00A71025" w:rsidRPr="003F3D90">
        <w:t xml:space="preserve">and </w:t>
      </w:r>
      <m:oMath>
        <m:r>
          <w:rPr>
            <w:rFonts w:ascii="Cambria Math" w:hAnsi="Cambria Math"/>
          </w:rPr>
          <m:t>(</m:t>
        </m:r>
        <m:r>
          <m:rPr>
            <m:sty m:val="p"/>
          </m:rPr>
          <w:rPr>
            <w:rFonts w:ascii="Cambria Math" w:hAnsi="Cambria Math"/>
          </w:rPr>
          <m:t>8,4)</m:t>
        </m:r>
      </m:oMath>
      <w:r w:rsidR="00A71025" w:rsidRPr="003F3D90">
        <w:t xml:space="preserve">. </w:t>
      </w:r>
      <w:r w:rsidR="00BE7A9F" w:rsidRPr="003F3D90">
        <w:t xml:space="preserve">Across both reward settings, the learned effort trajectories move toward the corresponding analytical equilibrium and stabilize after sufficient training. Although the equilibrium target shifts across prize configurations, the qualitative convergence pattern remains similar, indicating that TEL-PPO </w:t>
      </w:r>
      <w:r w:rsidR="003B58E7" w:rsidRPr="003F3D90">
        <w:t>can adapt</w:t>
      </w:r>
      <w:r w:rsidR="00BE7A9F" w:rsidRPr="003F3D90">
        <w:t xml:space="preserve"> to changes in reward specification</w:t>
      </w:r>
      <w:r w:rsidR="002E7D6D" w:rsidRPr="003F3D90">
        <w:t>.</w:t>
      </w:r>
    </w:p>
    <w:p w14:paraId="16F28519" w14:textId="2AFF23E1" w:rsidR="00F90B72" w:rsidRPr="003F3D90" w:rsidRDefault="0052337B" w:rsidP="00513959">
      <w:pPr>
        <w:spacing w:before="240" w:after="240" w:line="360" w:lineRule="auto"/>
        <w:jc w:val="both"/>
      </w:pPr>
      <w:r w:rsidRPr="003F3D90">
        <w:t>Noise has a stronger effect on convergence</w:t>
      </w:r>
      <w:r w:rsidR="003B58E7" w:rsidRPr="003F3D90">
        <w:t xml:space="preserve"> quality. </w:t>
      </w:r>
      <w:r w:rsidRPr="003F3D90">
        <w:t xml:space="preserve">As the noise </w:t>
      </w:r>
      <w:r w:rsidR="003B58E7" w:rsidRPr="003F3D90">
        <w:t>parameter</w:t>
      </w:r>
      <w:r w:rsidRPr="003F3D90">
        <w:t xml:space="preserve"> increases from </w:t>
      </w:r>
      <m:oMath>
        <m:r>
          <w:rPr>
            <w:rFonts w:ascii="Cambria Math" w:hAnsi="Cambria Math"/>
          </w:rPr>
          <m:t>q=35</m:t>
        </m:r>
      </m:oMath>
      <w:r w:rsidR="003B58E7" w:rsidRPr="003F3D90">
        <w:t xml:space="preserve"> </w:t>
      </w:r>
      <w:r w:rsidRPr="003F3D90">
        <w:t xml:space="preserve">to </w:t>
      </w:r>
      <m:oMath>
        <m:r>
          <w:rPr>
            <w:rFonts w:ascii="Cambria Math" w:hAnsi="Cambria Math"/>
          </w:rPr>
          <m:t>q=55</m:t>
        </m:r>
      </m:oMath>
      <w:r w:rsidRPr="003F3D90">
        <w:t xml:space="preserve">, </w:t>
      </w:r>
      <w:r w:rsidR="003B58E7" w:rsidRPr="003F3D90">
        <w:t>realized tournament outcomes become more variable, which produces noisier learning signals and makes equilibrium recovery more difficult</w:t>
      </w:r>
      <w:r w:rsidRPr="003F3D90">
        <w:t xml:space="preserve">. </w:t>
      </w:r>
      <w:r w:rsidR="003B58E7" w:rsidRPr="003F3D90">
        <w:t>Nevertheless, in the symmetric two-player setting, the learned efforts continue to move toward the theoretical benchmark, and the two agents converge to similar effort levels despite asymmetric initialization. This indicates that equilibrium symmetry is recovered through self-play rather than imposed by the policy architecture</w:t>
      </w:r>
      <w:r w:rsidR="00F90B72" w:rsidRPr="003F3D90">
        <w:t>.</w:t>
      </w:r>
    </w:p>
    <w:p w14:paraId="0843FB1E" w14:textId="044C4F59" w:rsidR="000B5089" w:rsidRPr="003F3D90" w:rsidRDefault="00CF3847" w:rsidP="00513959">
      <w:pPr>
        <w:spacing w:before="240" w:after="240" w:line="360" w:lineRule="auto"/>
        <w:jc w:val="both"/>
      </w:pPr>
      <w:r w:rsidRPr="003F3D90">
        <w:rPr>
          <w:noProof/>
          <w14:ligatures w14:val="standardContextual"/>
        </w:rPr>
        <w:lastRenderedPageBreak/>
        <w:drawing>
          <wp:inline distT="0" distB="0" distL="0" distR="0" wp14:anchorId="7E8CC3EC" wp14:editId="2DB97A0C">
            <wp:extent cx="5317067" cy="3662868"/>
            <wp:effectExtent l="0" t="0" r="4445" b="0"/>
            <wp:docPr id="1735457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457259" name="Picture 1735457259"/>
                    <pic:cNvPicPr/>
                  </pic:nvPicPr>
                  <pic:blipFill>
                    <a:blip r:embed="rId8"/>
                    <a:stretch>
                      <a:fillRect/>
                    </a:stretch>
                  </pic:blipFill>
                  <pic:spPr>
                    <a:xfrm>
                      <a:off x="0" y="0"/>
                      <a:ext cx="5326009" cy="3669028"/>
                    </a:xfrm>
                    <a:prstGeom prst="rect">
                      <a:avLst/>
                    </a:prstGeom>
                  </pic:spPr>
                </pic:pic>
              </a:graphicData>
            </a:graphic>
          </wp:inline>
        </w:drawing>
      </w:r>
    </w:p>
    <w:p w14:paraId="48A6BD75" w14:textId="7F101234" w:rsidR="000B5089" w:rsidRPr="003F3D90" w:rsidRDefault="000B5089" w:rsidP="000B5089">
      <w:pPr>
        <w:spacing w:before="240" w:line="360" w:lineRule="auto"/>
        <w:jc w:val="both"/>
        <w:rPr>
          <w:b/>
          <w:bCs/>
          <w:sz w:val="20"/>
          <w:szCs w:val="20"/>
        </w:rPr>
      </w:pPr>
      <w:r w:rsidRPr="003F3D90">
        <w:rPr>
          <w:b/>
          <w:bCs/>
          <w:color w:val="000000" w:themeColor="text1"/>
          <w:sz w:val="20"/>
          <w:szCs w:val="20"/>
        </w:rPr>
        <w:t xml:space="preserve">Figure 2: </w:t>
      </w:r>
      <w:r w:rsidR="00BE7A9F" w:rsidRPr="003F3D90">
        <w:rPr>
          <w:b/>
          <w:bCs/>
          <w:sz w:val="20"/>
          <w:szCs w:val="20"/>
        </w:rPr>
        <w:t>Convergence of TEL-PPO under increasing noise and alternative prize configurations</w:t>
      </w:r>
    </w:p>
    <w:p w14:paraId="286A84BE" w14:textId="0F338102" w:rsidR="000B5089" w:rsidRPr="003F3D90" w:rsidRDefault="00BE7A9F" w:rsidP="00513959">
      <w:pPr>
        <w:spacing w:before="240" w:after="240" w:line="360" w:lineRule="auto"/>
        <w:jc w:val="both"/>
        <w:rPr>
          <w:sz w:val="20"/>
          <w:szCs w:val="20"/>
        </w:rPr>
      </w:pPr>
      <w:r w:rsidRPr="003F3D90">
        <w:rPr>
          <w:sz w:val="20"/>
          <w:szCs w:val="20"/>
        </w:rPr>
        <w:t xml:space="preserve">Training trajectories of the learned mean effort under noise levels </w:t>
      </w:r>
      <m:oMath>
        <m:r>
          <w:rPr>
            <w:rFonts w:ascii="Cambria Math" w:hAnsi="Cambria Math"/>
            <w:sz w:val="20"/>
            <w:szCs w:val="20"/>
          </w:rPr>
          <m:t>q∈{35,45,55}</m:t>
        </m:r>
      </m:oMath>
      <w:r w:rsidR="009E7060" w:rsidRPr="003F3D90">
        <w:rPr>
          <w:sz w:val="20"/>
          <w:szCs w:val="20"/>
        </w:rPr>
        <w:t xml:space="preserve"> </w:t>
      </w:r>
      <w:r w:rsidRPr="003F3D90">
        <w:rPr>
          <w:sz w:val="20"/>
          <w:szCs w:val="20"/>
        </w:rPr>
        <w:t xml:space="preserve">and prize settings </w:t>
      </w:r>
      <m:oMath>
        <m:d>
          <m:dPr>
            <m:ctrlPr>
              <w:rPr>
                <w:rFonts w:ascii="Cambria Math" w:hAnsi="Cambria Math"/>
                <w:sz w:val="20"/>
                <w:szCs w:val="20"/>
              </w:rPr>
            </m:ctrlPr>
          </m:dPr>
          <m:e>
            <m:sSub>
              <m:sSubPr>
                <m:ctrlPr>
                  <w:rPr>
                    <w:rFonts w:ascii="Cambria Math" w:hAnsi="Cambria Math"/>
                    <w:sz w:val="20"/>
                    <w:szCs w:val="20"/>
                  </w:rPr>
                </m:ctrlPr>
              </m:sSubPr>
              <m:e>
                <m:r>
                  <w:rPr>
                    <w:rFonts w:ascii="Cambria Math" w:hAnsi="Cambria Math"/>
                    <w:sz w:val="20"/>
                    <w:szCs w:val="20"/>
                  </w:rPr>
                  <m:t>w</m:t>
                </m:r>
              </m:e>
              <m:sub>
                <m:r>
                  <w:rPr>
                    <w:rFonts w:ascii="Cambria Math" w:hAnsi="Cambria Math"/>
                    <w:sz w:val="20"/>
                    <w:szCs w:val="20"/>
                  </w:rPr>
                  <m:t>H</m:t>
                </m:r>
              </m:sub>
            </m:sSub>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w</m:t>
                </m:r>
              </m:e>
              <m:sub>
                <m:r>
                  <w:rPr>
                    <w:rFonts w:ascii="Cambria Math" w:hAnsi="Cambria Math"/>
                    <w:sz w:val="20"/>
                    <w:szCs w:val="20"/>
                  </w:rPr>
                  <m:t>L</m:t>
                </m:r>
              </m:sub>
            </m:sSub>
            <m:r>
              <w:rPr>
                <w:rFonts w:ascii="Cambria Math" w:hAnsi="Cambria Math"/>
                <w:sz w:val="20"/>
                <w:szCs w:val="20"/>
              </w:rPr>
              <m:t>)=(6.5,3</m:t>
            </m:r>
          </m:e>
        </m:d>
      </m:oMath>
      <w:r w:rsidR="009E7060" w:rsidRPr="003F3D90">
        <w:rPr>
          <w:sz w:val="20"/>
          <w:szCs w:val="20"/>
        </w:rPr>
        <w:t xml:space="preserve"> </w:t>
      </w:r>
      <w:r w:rsidRPr="003F3D90">
        <w:rPr>
          <w:sz w:val="20"/>
          <w:szCs w:val="20"/>
        </w:rPr>
        <w:t xml:space="preserve">and </w:t>
      </w:r>
      <m:oMath>
        <m:d>
          <m:dPr>
            <m:sepChr m:val=","/>
            <m:ctrlPr>
              <w:rPr>
                <w:rFonts w:ascii="Cambria Math" w:hAnsi="Cambria Math"/>
                <w:sz w:val="20"/>
                <w:szCs w:val="20"/>
              </w:rPr>
            </m:ctrlPr>
          </m:dPr>
          <m:e>
            <m:r>
              <w:rPr>
                <w:rFonts w:ascii="Cambria Math" w:hAnsi="Cambria Math"/>
                <w:sz w:val="20"/>
                <w:szCs w:val="20"/>
              </w:rPr>
              <m:t>8</m:t>
            </m:r>
          </m:e>
          <m:e>
            <m:r>
              <w:rPr>
                <w:rFonts w:ascii="Cambria Math" w:hAnsi="Cambria Math"/>
                <w:sz w:val="20"/>
                <w:szCs w:val="20"/>
              </w:rPr>
              <m:t>4</m:t>
            </m:r>
          </m:e>
        </m:d>
      </m:oMath>
      <w:r w:rsidRPr="003F3D90">
        <w:rPr>
          <w:sz w:val="20"/>
          <w:szCs w:val="20"/>
        </w:rPr>
        <w:t xml:space="preserve">. </w:t>
      </w:r>
      <w:r w:rsidR="00DC73D4" w:rsidRPr="003F3D90">
        <w:rPr>
          <w:sz w:val="20"/>
          <w:szCs w:val="20"/>
        </w:rPr>
        <w:t>Solid c</w:t>
      </w:r>
      <w:r w:rsidRPr="003F3D90">
        <w:rPr>
          <w:sz w:val="20"/>
          <w:szCs w:val="20"/>
        </w:rPr>
        <w:t xml:space="preserve">urves show </w:t>
      </w:r>
      <w:r w:rsidR="00DC73D4" w:rsidRPr="003F3D90">
        <w:rPr>
          <w:sz w:val="20"/>
          <w:szCs w:val="20"/>
        </w:rPr>
        <w:t>seed-</w:t>
      </w:r>
      <w:r w:rsidRPr="003F3D90">
        <w:rPr>
          <w:sz w:val="20"/>
          <w:szCs w:val="20"/>
        </w:rPr>
        <w:t>average</w:t>
      </w:r>
      <w:r w:rsidR="00DC73D4" w:rsidRPr="003F3D90">
        <w:rPr>
          <w:sz w:val="20"/>
          <w:szCs w:val="20"/>
        </w:rPr>
        <w:t>d</w:t>
      </w:r>
      <w:r w:rsidRPr="003F3D90">
        <w:rPr>
          <w:sz w:val="20"/>
          <w:szCs w:val="20"/>
        </w:rPr>
        <w:t xml:space="preserve"> </w:t>
      </w:r>
      <w:r w:rsidR="00DC73D4" w:rsidRPr="003F3D90">
        <w:rPr>
          <w:sz w:val="20"/>
          <w:szCs w:val="20"/>
        </w:rPr>
        <w:t xml:space="preserve">learned </w:t>
      </w:r>
      <w:r w:rsidRPr="003F3D90">
        <w:rPr>
          <w:sz w:val="20"/>
          <w:szCs w:val="20"/>
        </w:rPr>
        <w:t>effort</w:t>
      </w:r>
      <w:r w:rsidR="00DC73D4" w:rsidRPr="003F3D90">
        <w:rPr>
          <w:sz w:val="20"/>
          <w:szCs w:val="20"/>
        </w:rPr>
        <w:t>s</w:t>
      </w:r>
      <w:r w:rsidRPr="003F3D90">
        <w:rPr>
          <w:sz w:val="20"/>
          <w:szCs w:val="20"/>
        </w:rPr>
        <w:t xml:space="preserve"> </w:t>
      </w:r>
      <w:r w:rsidR="00DC73D4" w:rsidRPr="003F3D90">
        <w:rPr>
          <w:sz w:val="20"/>
          <w:szCs w:val="20"/>
        </w:rPr>
        <w:t>for Agent 1 and Agent 2</w:t>
      </w:r>
      <w:r w:rsidRPr="003F3D90">
        <w:rPr>
          <w:sz w:val="20"/>
          <w:szCs w:val="20"/>
        </w:rPr>
        <w:t>, shaded regions denote 95% confidence intervals</w:t>
      </w:r>
      <w:r w:rsidR="00DC73D4" w:rsidRPr="003F3D90">
        <w:rPr>
          <w:sz w:val="20"/>
          <w:szCs w:val="20"/>
        </w:rPr>
        <w:t xml:space="preserve"> across seeds</w:t>
      </w:r>
      <w:r w:rsidRPr="003F3D90">
        <w:rPr>
          <w:sz w:val="20"/>
          <w:szCs w:val="20"/>
        </w:rPr>
        <w:t xml:space="preserve">, and dashed horizontal lines indicate the analytical equilibrium </w:t>
      </w:r>
      <m:oMath>
        <m:sSup>
          <m:sSupPr>
            <m:ctrlPr>
              <w:rPr>
                <w:rFonts w:ascii="Cambria Math" w:hAnsi="Cambria Math"/>
                <w:sz w:val="20"/>
                <w:szCs w:val="20"/>
              </w:rPr>
            </m:ctrlPr>
          </m:sSupPr>
          <m:e>
            <m:r>
              <w:rPr>
                <w:rFonts w:ascii="Cambria Math" w:hAnsi="Cambria Math"/>
                <w:sz w:val="20"/>
                <w:szCs w:val="20"/>
              </w:rPr>
              <m:t>e</m:t>
            </m:r>
          </m:e>
          <m:sup>
            <m:r>
              <w:rPr>
                <w:rFonts w:ascii="Cambria Math" w:hAnsi="Cambria Math"/>
                <w:sz w:val="20"/>
                <w:szCs w:val="20"/>
              </w:rPr>
              <m:t>*</m:t>
            </m:r>
          </m:sup>
        </m:sSup>
      </m:oMath>
      <w:r w:rsidRPr="003F3D90">
        <w:rPr>
          <w:sz w:val="20"/>
          <w:szCs w:val="20"/>
        </w:rPr>
        <w:t>. Vertical dashed lines indicate the first update satisfying the convergence</w:t>
      </w:r>
      <w:r w:rsidR="002D13A3" w:rsidRPr="003F3D90">
        <w:rPr>
          <w:sz w:val="20"/>
          <w:szCs w:val="20"/>
        </w:rPr>
        <w:t>-verification</w:t>
      </w:r>
      <w:r w:rsidRPr="003F3D90">
        <w:rPr>
          <w:sz w:val="20"/>
          <w:szCs w:val="20"/>
        </w:rPr>
        <w:t xml:space="preserve"> criteria</w:t>
      </w:r>
      <w:r w:rsidR="00780866" w:rsidRPr="003F3D90">
        <w:rPr>
          <w:sz w:val="20"/>
          <w:szCs w:val="20"/>
        </w:rPr>
        <w:t>.</w:t>
      </w:r>
    </w:p>
    <w:p w14:paraId="6FDE2AF7" w14:textId="2B1EC67D" w:rsidR="00601DA8" w:rsidRPr="003F3D90" w:rsidRDefault="003F4DEC" w:rsidP="00513959">
      <w:pPr>
        <w:spacing w:before="240" w:after="240" w:line="360" w:lineRule="auto"/>
        <w:jc w:val="both"/>
      </w:pPr>
      <w:r w:rsidRPr="003F3D90">
        <w:t xml:space="preserve">For reference, we also compare TEL-PPO with the Monte Carlo finite-difference gradient method in the canonical one-stage setting. The MC-FD solver converges more rapidly in this low-dimensional benchmark because it operates directly on scalar effort variables and repeatedly evaluates a single-stage utility landscape. In contrast, TEL-PPO learns over policy space through self-play and therefore incurs a higher optimization cost in the benchmark environment. </w:t>
      </w:r>
      <w:r w:rsidR="00F67EB6" w:rsidRPr="003F3D90">
        <w:t>T</w:t>
      </w:r>
      <w:r w:rsidRPr="003F3D90">
        <w:t xml:space="preserve">his difference should be interpreted </w:t>
      </w:r>
      <w:proofErr w:type="gramStart"/>
      <w:r w:rsidRPr="003F3D90">
        <w:t>in light of</w:t>
      </w:r>
      <w:proofErr w:type="gramEnd"/>
      <w:r w:rsidRPr="003F3D90">
        <w:t xml:space="preserve"> problem structure rather than as a limitation of the learning framework. MC-FD is well suited to the canonical one-stage tournament because the decision object is a scalar effort level and the equilibrium object is low-dimensional, whereas TEL-PPO is designed for settings in which equilibrium must be recovered from policy learning </w:t>
      </w:r>
      <w:r w:rsidR="00F67EB6" w:rsidRPr="003F3D90">
        <w:t>under stochastic</w:t>
      </w:r>
      <w:r w:rsidRPr="003F3D90">
        <w:t xml:space="preserve"> interaction. Quantitative comparisons with MC-FD are reported later in Table 3</w:t>
      </w:r>
      <w:r w:rsidR="00BE7A9F" w:rsidRPr="003F3D90">
        <w:t>.</w:t>
      </w:r>
    </w:p>
    <w:p w14:paraId="7D041806" w14:textId="1A507000" w:rsidR="0052337B" w:rsidRPr="003F3D90" w:rsidRDefault="003F4DEC" w:rsidP="0052337B">
      <w:pPr>
        <w:spacing w:before="240" w:after="240" w:line="360" w:lineRule="auto"/>
        <w:jc w:val="both"/>
      </w:pPr>
      <w:r w:rsidRPr="003F3D90">
        <w:lastRenderedPageBreak/>
        <w:t xml:space="preserve">Taken together, </w:t>
      </w:r>
      <w:r w:rsidR="00F67EB6" w:rsidRPr="003F3D90">
        <w:t>the results in the one-stage setting provide a validation test for TEL-PPO: when the training dynamics stabilize and the exploitability criterion is satisfied, the learned effort profile remains aligned with the analytical benchmark. The canonical tournament therefore serves not only as a solved model, but also as a controlled testbed for determining whether a learning-based equilibrium solver can recover the correct fixed point before being applied to more complex tournament environments</w:t>
      </w:r>
      <w:r w:rsidR="00601DA8" w:rsidRPr="003F3D90">
        <w:t>.</w:t>
      </w:r>
    </w:p>
    <w:p w14:paraId="46C9B8DA" w14:textId="14E3AA2C" w:rsidR="007513F3" w:rsidRPr="003F3D90" w:rsidRDefault="007513F3" w:rsidP="00780866">
      <w:pPr>
        <w:pStyle w:val="ListParagraph"/>
        <w:numPr>
          <w:ilvl w:val="2"/>
          <w:numId w:val="4"/>
        </w:numPr>
        <w:spacing w:before="240" w:after="240" w:line="360" w:lineRule="auto"/>
        <w:jc w:val="both"/>
        <w:rPr>
          <w:b/>
          <w:bCs/>
          <w:color w:val="000000" w:themeColor="text1"/>
        </w:rPr>
      </w:pPr>
      <w:r w:rsidRPr="003F3D90">
        <w:rPr>
          <w:b/>
          <w:bCs/>
          <w:color w:val="000000" w:themeColor="text1"/>
        </w:rPr>
        <w:t>Training Stability and Policy Dynamics</w:t>
      </w:r>
    </w:p>
    <w:p w14:paraId="26A1EABD" w14:textId="11B55C89" w:rsidR="00513959" w:rsidRPr="003F3D90" w:rsidRDefault="00484712" w:rsidP="00513959">
      <w:pPr>
        <w:spacing w:before="240" w:after="240" w:line="360" w:lineRule="auto"/>
        <w:jc w:val="both"/>
      </w:pPr>
      <w:r w:rsidRPr="003F3D90">
        <w:t>Beyond convergence in expect</w:t>
      </w:r>
      <w:r w:rsidR="003346FD" w:rsidRPr="003F3D90">
        <w:t>ed effort</w:t>
      </w:r>
      <w:r w:rsidRPr="003F3D90">
        <w:t xml:space="preserve">, we analyze the stability of the training process. Specifically, we track both behavior-level and policy-level diagnostics, including effort drift, KL divergence between successive policies, and </w:t>
      </w:r>
      <w:r w:rsidRPr="003F3D90">
        <w:rPr>
          <w:highlight w:val="yellow"/>
        </w:rPr>
        <w:t>the absolute error to the analytical equilibrium</w:t>
      </w:r>
      <w:r w:rsidRPr="003F3D90">
        <w:t xml:space="preserve">. These diagnostics allow us to distinguish training stabilization </w:t>
      </w:r>
      <w:r w:rsidR="003346FD" w:rsidRPr="003F3D90">
        <w:t xml:space="preserve">of learning dynamics </w:t>
      </w:r>
      <w:r w:rsidRPr="003F3D90">
        <w:t>from exact recovery</w:t>
      </w:r>
      <w:r w:rsidR="003346FD" w:rsidRPr="003F3D90">
        <w:t xml:space="preserve"> of the analytical equilibrium</w:t>
      </w:r>
      <w:r w:rsidR="00513959" w:rsidRPr="003F3D90">
        <w:t>.</w:t>
      </w:r>
    </w:p>
    <w:p w14:paraId="69B86A1C" w14:textId="104E6B44" w:rsidR="007E2C58" w:rsidRPr="003F3D90" w:rsidRDefault="007E2C58" w:rsidP="00040E73">
      <w:pPr>
        <w:spacing w:before="240" w:after="240" w:line="360" w:lineRule="auto"/>
        <w:jc w:val="both"/>
        <w:rPr>
          <w:rFonts w:eastAsia="SimSun"/>
        </w:rPr>
      </w:pPr>
      <w:r w:rsidRPr="003F3D90">
        <w:t xml:space="preserve">Figure 3 reports effort drift over training across different noise levels. Effort drift measures changes in the policy-implied mean effort across training </w:t>
      </w:r>
      <w:proofErr w:type="gramStart"/>
      <w:r w:rsidRPr="003F3D90">
        <w:t>windows, and</w:t>
      </w:r>
      <w:proofErr w:type="gramEnd"/>
      <w:r w:rsidRPr="003F3D90">
        <w:t xml:space="preserve"> therefore captures whether learned effort behavior is still moving substantially. In the lower-noise case, </w:t>
      </w:r>
      <w:r w:rsidRPr="003F3D90">
        <w:rPr>
          <w:rStyle w:val="HTMLCode"/>
          <w:rFonts w:ascii="Times New Roman" w:hAnsi="Times New Roman" w:cs="Times New Roman"/>
        </w:rPr>
        <w:t>q = 35</w:t>
      </w:r>
      <w:r w:rsidRPr="003F3D90">
        <w:t xml:space="preserve">, the median drift remains below the predefined threshold throughout most of training, indicating relatively stable behavior. As noise increases to </w:t>
      </w:r>
      <w:r w:rsidRPr="003F3D90">
        <w:rPr>
          <w:rStyle w:val="HTMLCode"/>
          <w:rFonts w:ascii="Times New Roman" w:hAnsi="Times New Roman" w:cs="Times New Roman"/>
        </w:rPr>
        <w:t>q = 45</w:t>
      </w:r>
      <w:r w:rsidRPr="003F3D90">
        <w:t xml:space="preserve"> and </w:t>
      </w:r>
      <w:r w:rsidRPr="003F3D90">
        <w:rPr>
          <w:rStyle w:val="HTMLCode"/>
          <w:rFonts w:ascii="Times New Roman" w:hAnsi="Times New Roman" w:cs="Times New Roman"/>
        </w:rPr>
        <w:t>q = 55</w:t>
      </w:r>
      <w:r w:rsidRPr="003F3D90">
        <w:t>, drift becomes more variable and takes longer to fall below the threshold. In particular, the high-noise case exhibits wider uncertainty bands and occasional increases in drift, suggesting that stochastic tournament outcomes make behavioral stabilization less reliable across seeds</w:t>
      </w:r>
      <w:r w:rsidRPr="003F3D90">
        <w:rPr>
          <w:rFonts w:eastAsia="SimSun"/>
        </w:rPr>
        <w:t>.</w:t>
      </w:r>
    </w:p>
    <w:p w14:paraId="68AE946D" w14:textId="62F623C6" w:rsidR="007E2C58" w:rsidRPr="003F3D90" w:rsidRDefault="007E2C58" w:rsidP="00040E73">
      <w:pPr>
        <w:spacing w:before="240" w:after="240" w:line="360" w:lineRule="auto"/>
        <w:jc w:val="both"/>
        <w:rPr>
          <w:rFonts w:eastAsia="SimSun"/>
        </w:rPr>
      </w:pPr>
      <w:r w:rsidRPr="003F3D90">
        <w:t>These patterns indicate that higher noise affects not only equilibrium accuracy but also the stability of learned behavior. The effort-drift diagnostic therefore provides useful information about whether the training process has entered a stable regime, but it should not be interpreted as evidence of exact equilibrium recovery on its own</w:t>
      </w:r>
      <w:r w:rsidR="008574E3" w:rsidRPr="003F3D90">
        <w:t>.</w:t>
      </w:r>
    </w:p>
    <w:p w14:paraId="3DB2E319" w14:textId="6D1F6690" w:rsidR="002D13A3" w:rsidRPr="003F3D90" w:rsidRDefault="002D13A3" w:rsidP="00040E73">
      <w:pPr>
        <w:spacing w:before="240" w:after="240" w:line="360" w:lineRule="auto"/>
        <w:jc w:val="both"/>
      </w:pPr>
      <w:r w:rsidRPr="003F3D90">
        <w:rPr>
          <w:noProof/>
          <w14:ligatures w14:val="standardContextual"/>
        </w:rPr>
        <w:lastRenderedPageBreak/>
        <w:drawing>
          <wp:inline distT="0" distB="0" distL="0" distR="0" wp14:anchorId="73352E15" wp14:editId="33E8C8B1">
            <wp:extent cx="5943600" cy="1932940"/>
            <wp:effectExtent l="0" t="0" r="0" b="0"/>
            <wp:docPr id="10540428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042805" name="Picture 2"/>
                    <pic:cNvPicPr/>
                  </pic:nvPicPr>
                  <pic:blipFill>
                    <a:blip r:embed="rId9"/>
                    <a:stretch>
                      <a:fillRect/>
                    </a:stretch>
                  </pic:blipFill>
                  <pic:spPr>
                    <a:xfrm>
                      <a:off x="0" y="0"/>
                      <a:ext cx="5943600" cy="1932940"/>
                    </a:xfrm>
                    <a:prstGeom prst="rect">
                      <a:avLst/>
                    </a:prstGeom>
                  </pic:spPr>
                </pic:pic>
              </a:graphicData>
            </a:graphic>
          </wp:inline>
        </w:drawing>
      </w:r>
    </w:p>
    <w:p w14:paraId="4CA94D14" w14:textId="5275267F" w:rsidR="007E2C58" w:rsidRPr="003F3D90" w:rsidRDefault="007E2C58" w:rsidP="008574E3">
      <w:pPr>
        <w:spacing w:before="240" w:after="240" w:line="360" w:lineRule="auto"/>
        <w:rPr>
          <w:b/>
          <w:bCs/>
        </w:rPr>
      </w:pPr>
      <w:r w:rsidRPr="003F3D90">
        <w:rPr>
          <w:rStyle w:val="Strong"/>
          <w:sz w:val="20"/>
          <w:szCs w:val="20"/>
        </w:rPr>
        <w:t>Figure 3. Effort Drift Across Noise Levels.</w:t>
      </w:r>
      <w:r w:rsidRPr="003F3D90">
        <w:rPr>
          <w:sz w:val="20"/>
          <w:szCs w:val="20"/>
        </w:rPr>
        <w:br/>
        <w:t xml:space="preserve">The figure reports effort drift over training under noise levels </w:t>
      </w:r>
      <w:r w:rsidRPr="003F3D90">
        <w:rPr>
          <w:rStyle w:val="HTMLCode"/>
          <w:rFonts w:ascii="Times New Roman" w:hAnsi="Times New Roman" w:cs="Times New Roman"/>
        </w:rPr>
        <w:t xml:space="preserve">q </w:t>
      </w:r>
      <w:r w:rsidRPr="003F3D90">
        <w:rPr>
          <w:rStyle w:val="HTMLCode"/>
          <w:rFonts w:ascii="Cambria Math" w:hAnsi="Cambria Math" w:cs="Cambria Math"/>
        </w:rPr>
        <w:t>∈</w:t>
      </w:r>
      <w:r w:rsidRPr="003F3D90">
        <w:rPr>
          <w:rStyle w:val="HTMLCode"/>
          <w:rFonts w:ascii="Times New Roman" w:hAnsi="Times New Roman" w:cs="Times New Roman"/>
        </w:rPr>
        <w:t xml:space="preserve"> {35,45,55}</w:t>
      </w:r>
      <w:r w:rsidRPr="003F3D90">
        <w:rPr>
          <w:sz w:val="20"/>
          <w:szCs w:val="20"/>
        </w:rPr>
        <w:t>. Solid curves show the median drift across random seeds, shaded regions denote variability across seeds, and the dashed horizontal line indicates the drift threshold. Lower-noise settings exhibit more stable drift behavior, while higher noise produces larger fluctuations and wider variability bands, indicating less consistent behavioral stabilization</w:t>
      </w:r>
      <w:r w:rsidR="008574E3" w:rsidRPr="003F3D90">
        <w:rPr>
          <w:sz w:val="20"/>
          <w:szCs w:val="20"/>
        </w:rPr>
        <w:t>.</w:t>
      </w:r>
    </w:p>
    <w:p w14:paraId="4DB6B6F1" w14:textId="71F83F4B" w:rsidR="007E2C58" w:rsidRPr="003F3D90" w:rsidRDefault="007E2C58" w:rsidP="00040E73">
      <w:pPr>
        <w:spacing w:before="240" w:after="240" w:line="360" w:lineRule="auto"/>
        <w:jc w:val="both"/>
      </w:pPr>
      <w:r w:rsidRPr="003F3D90">
        <w:rPr>
          <w:highlight w:val="yellow"/>
        </w:rPr>
        <w:t xml:space="preserve">Figure 3 reports effort drift over training across different noise levels. In all settings, drift decreases sharply during the early stage, indicating a rapid transition from an initial adjustment phase to a more stable learning regime. After this transient period, the median drift remains well below the predefined threshold, suggesting that large oscillations in behavior space are largely absent. The overall drift profiles are qualitatively similar across </w:t>
      </w:r>
      <m:oMath>
        <m:r>
          <w:rPr>
            <w:rFonts w:ascii="Cambria Math" w:hAnsi="Cambria Math"/>
            <w:highlight w:val="yellow"/>
          </w:rPr>
          <m:t>q=35, 45, 55</m:t>
        </m:r>
      </m:oMath>
      <w:r w:rsidRPr="003F3D90">
        <w:rPr>
          <w:highlight w:val="yellow"/>
        </w:rPr>
        <w:t>, although higher noise produces somewhat wider variability bands, indicating reduced consistency across random seeds. The detected convergence steps therefore reflect stabilization of training dynamics rather than exact recovery of the analytical equilibrium.</w:t>
      </w:r>
    </w:p>
    <w:p w14:paraId="79076837" w14:textId="77777777" w:rsidR="00040E73" w:rsidRPr="003F3D90" w:rsidRDefault="00040E73" w:rsidP="00040E73">
      <w:pPr>
        <w:spacing w:before="240" w:after="240" w:line="360" w:lineRule="auto"/>
        <w:jc w:val="both"/>
      </w:pPr>
      <w:r w:rsidRPr="003F3D90">
        <w:rPr>
          <w:noProof/>
          <w14:ligatures w14:val="standardContextual"/>
        </w:rPr>
        <w:drawing>
          <wp:inline distT="0" distB="0" distL="0" distR="0" wp14:anchorId="308F3FB3" wp14:editId="028B8D3F">
            <wp:extent cx="5943600" cy="1937385"/>
            <wp:effectExtent l="0" t="0" r="0" b="5715"/>
            <wp:docPr id="115784400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844006" name="Picture 1157844006"/>
                    <pic:cNvPicPr/>
                  </pic:nvPicPr>
                  <pic:blipFill>
                    <a:blip r:embed="rId10"/>
                    <a:stretch>
                      <a:fillRect/>
                    </a:stretch>
                  </pic:blipFill>
                  <pic:spPr>
                    <a:xfrm>
                      <a:off x="0" y="0"/>
                      <a:ext cx="5943600" cy="1937385"/>
                    </a:xfrm>
                    <a:prstGeom prst="rect">
                      <a:avLst/>
                    </a:prstGeom>
                  </pic:spPr>
                </pic:pic>
              </a:graphicData>
            </a:graphic>
          </wp:inline>
        </w:drawing>
      </w:r>
    </w:p>
    <w:p w14:paraId="2C360CA1" w14:textId="3024E5B3" w:rsidR="00040E73" w:rsidRPr="003F3D90" w:rsidRDefault="00040E73" w:rsidP="00040E73">
      <w:pPr>
        <w:spacing w:before="240" w:after="240" w:line="360" w:lineRule="auto"/>
        <w:rPr>
          <w:sz w:val="20"/>
          <w:szCs w:val="20"/>
        </w:rPr>
      </w:pPr>
      <w:r w:rsidRPr="003F3D90">
        <w:rPr>
          <w:b/>
          <w:bCs/>
          <w:sz w:val="20"/>
          <w:szCs w:val="20"/>
          <w:highlight w:val="yellow"/>
        </w:rPr>
        <w:lastRenderedPageBreak/>
        <w:t>Figure 3.</w:t>
      </w:r>
      <w:r w:rsidRPr="003F3D90">
        <w:rPr>
          <w:sz w:val="20"/>
          <w:szCs w:val="20"/>
          <w:highlight w:val="yellow"/>
        </w:rPr>
        <w:t xml:space="preserve"> </w:t>
      </w:r>
      <w:r w:rsidRPr="003F3D90">
        <w:rPr>
          <w:rStyle w:val="Strong"/>
          <w:sz w:val="20"/>
          <w:szCs w:val="20"/>
          <w:highlight w:val="yellow"/>
        </w:rPr>
        <w:t xml:space="preserve">Effort </w:t>
      </w:r>
      <w:r w:rsidR="00484712" w:rsidRPr="003F3D90">
        <w:rPr>
          <w:rStyle w:val="Strong"/>
          <w:sz w:val="20"/>
          <w:szCs w:val="20"/>
          <w:highlight w:val="yellow"/>
        </w:rPr>
        <w:t>D</w:t>
      </w:r>
      <w:r w:rsidRPr="003F3D90">
        <w:rPr>
          <w:rStyle w:val="Strong"/>
          <w:sz w:val="20"/>
          <w:szCs w:val="20"/>
          <w:highlight w:val="yellow"/>
        </w:rPr>
        <w:t xml:space="preserve">rift </w:t>
      </w:r>
      <w:r w:rsidR="00484712" w:rsidRPr="003F3D90">
        <w:rPr>
          <w:rStyle w:val="Strong"/>
          <w:sz w:val="20"/>
          <w:szCs w:val="20"/>
          <w:highlight w:val="yellow"/>
        </w:rPr>
        <w:t>A</w:t>
      </w:r>
      <w:r w:rsidRPr="003F3D90">
        <w:rPr>
          <w:rStyle w:val="Strong"/>
          <w:sz w:val="20"/>
          <w:szCs w:val="20"/>
          <w:highlight w:val="yellow"/>
        </w:rPr>
        <w:t xml:space="preserve">cross </w:t>
      </w:r>
      <w:r w:rsidR="00484712" w:rsidRPr="003F3D90">
        <w:rPr>
          <w:rStyle w:val="Strong"/>
          <w:sz w:val="20"/>
          <w:szCs w:val="20"/>
          <w:highlight w:val="yellow"/>
        </w:rPr>
        <w:t>N</w:t>
      </w:r>
      <w:r w:rsidRPr="003F3D90">
        <w:rPr>
          <w:rStyle w:val="Strong"/>
          <w:sz w:val="20"/>
          <w:szCs w:val="20"/>
          <w:highlight w:val="yellow"/>
        </w:rPr>
        <w:t xml:space="preserve">oise </w:t>
      </w:r>
      <w:r w:rsidR="00484712" w:rsidRPr="003F3D90">
        <w:rPr>
          <w:rStyle w:val="Strong"/>
          <w:sz w:val="20"/>
          <w:szCs w:val="20"/>
          <w:highlight w:val="yellow"/>
        </w:rPr>
        <w:t>L</w:t>
      </w:r>
      <w:r w:rsidRPr="003F3D90">
        <w:rPr>
          <w:rStyle w:val="Strong"/>
          <w:sz w:val="20"/>
          <w:szCs w:val="20"/>
          <w:highlight w:val="yellow"/>
        </w:rPr>
        <w:t>evels.</w:t>
      </w:r>
      <w:r w:rsidRPr="003F3D90">
        <w:rPr>
          <w:sz w:val="20"/>
          <w:szCs w:val="20"/>
          <w:highlight w:val="yellow"/>
        </w:rPr>
        <w:br/>
        <w:t xml:space="preserve">Median effort drift decreases rapidly at the beginning of training and then remains below the drift threshold in all settings, indicating stabilization of the update dynamics. Higher noise does not fundamentally alter this pattern, although it leads to somewhat greater variability across seeds. </w:t>
      </w:r>
      <w:r w:rsidR="00484712" w:rsidRPr="003F3D90">
        <w:rPr>
          <w:sz w:val="20"/>
          <w:szCs w:val="20"/>
          <w:highlight w:val="yellow"/>
        </w:rPr>
        <w:t>Vertical dotted lines denote the first update satisfying the convergence criteria.</w:t>
      </w:r>
    </w:p>
    <w:p w14:paraId="2A03B84C" w14:textId="2E9972CC" w:rsidR="00984A3D" w:rsidRPr="003F3D90" w:rsidRDefault="00895A77" w:rsidP="00984A3D">
      <w:pPr>
        <w:spacing w:before="240" w:after="240" w:line="360" w:lineRule="auto"/>
        <w:jc w:val="both"/>
      </w:pPr>
      <w:r w:rsidRPr="003F3D90">
        <w:t xml:space="preserve">Figure 4 complements this behavior-level </w:t>
      </w:r>
      <w:r w:rsidR="00984A3D" w:rsidRPr="003F3D90">
        <w:t>drift diagnostic</w:t>
      </w:r>
      <w:r w:rsidRPr="003F3D90">
        <w:t xml:space="preserve"> by reporting the </w:t>
      </w:r>
      <w:r w:rsidR="00984A3D" w:rsidRPr="003F3D90">
        <w:t xml:space="preserve">approximate </w:t>
      </w:r>
      <w:r w:rsidRPr="003F3D90">
        <w:t xml:space="preserve">KL divergence between successive policies. Across all noise levels, the median KL </w:t>
      </w:r>
      <w:r w:rsidR="00984A3D" w:rsidRPr="003F3D90">
        <w:t xml:space="preserve">remains bounded and generally stays below the reference threshold, indicating that PPO updates are locally stable after early training phase. The KL profiles are broadly similar across </w:t>
      </w:r>
      <w:r w:rsidRPr="003F3D90">
        <w:t xml:space="preserve"> </w:t>
      </w:r>
      <m:oMath>
        <m:r>
          <w:rPr>
            <w:rFonts w:ascii="Cambria Math" w:hAnsi="Cambria Math"/>
          </w:rPr>
          <m:t>q=35, 45, 55</m:t>
        </m:r>
      </m:oMath>
      <w:r w:rsidR="00984A3D" w:rsidRPr="003F3D90">
        <w:t xml:space="preserve">, although the high-noise case exhibits somewhat larger fluctuations and wider uncertainty bands. This suggests that increasing tournament noise affects the variability of policy </w:t>
      </w:r>
      <w:r w:rsidR="008574E3" w:rsidRPr="003F3D90">
        <w:t>updates but</w:t>
      </w:r>
      <w:r w:rsidR="00984A3D" w:rsidRPr="003F3D90">
        <w:t xml:space="preserve"> does not lead to systematically unstable policy changes. </w:t>
      </w:r>
    </w:p>
    <w:p w14:paraId="1CE839F1" w14:textId="7914D1B9" w:rsidR="00040E73" w:rsidRPr="003F3D90" w:rsidRDefault="001B0DEE" w:rsidP="00984A3D">
      <w:pPr>
        <w:spacing w:before="240" w:after="240" w:line="360" w:lineRule="auto"/>
        <w:jc w:val="both"/>
      </w:pPr>
      <w:r w:rsidRPr="003F3D90">
        <w:rPr>
          <w:highlight w:val="yellow"/>
        </w:rPr>
        <w:t>At the same time, a small KL divergence should not be interpreted as evidence of equilibrium recovery by itself. KL divergence measures the size of local policy updates, not whether the resulting policy profile is close to the analytical equilibrium or resistant to profitable unilateral deviations. Thus, KL is best interpreted as a policy-level stability diagnostic that must be complemented by effort-based accuracy and exploitability checks</w:t>
      </w:r>
      <w:r w:rsidR="00040E73" w:rsidRPr="003F3D90">
        <w:t>.</w:t>
      </w:r>
    </w:p>
    <w:p w14:paraId="14038A73" w14:textId="5C156EAD" w:rsidR="00040E73" w:rsidRPr="003F3D90" w:rsidRDefault="00984A3D" w:rsidP="00040E73">
      <w:pPr>
        <w:spacing w:before="240" w:after="240" w:line="360" w:lineRule="auto"/>
        <w:jc w:val="both"/>
      </w:pPr>
      <w:r w:rsidRPr="003F3D90">
        <w:rPr>
          <w:noProof/>
          <w14:ligatures w14:val="standardContextual"/>
        </w:rPr>
        <w:drawing>
          <wp:inline distT="0" distB="0" distL="0" distR="0" wp14:anchorId="3D43CA79" wp14:editId="17D3106D">
            <wp:extent cx="5943600" cy="2342515"/>
            <wp:effectExtent l="0" t="0" r="0" b="0"/>
            <wp:docPr id="197951113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511131" name="Picture 1979511131"/>
                    <pic:cNvPicPr/>
                  </pic:nvPicPr>
                  <pic:blipFill>
                    <a:blip r:embed="rId11"/>
                    <a:stretch>
                      <a:fillRect/>
                    </a:stretch>
                  </pic:blipFill>
                  <pic:spPr>
                    <a:xfrm>
                      <a:off x="0" y="0"/>
                      <a:ext cx="5943600" cy="2342515"/>
                    </a:xfrm>
                    <a:prstGeom prst="rect">
                      <a:avLst/>
                    </a:prstGeom>
                  </pic:spPr>
                </pic:pic>
              </a:graphicData>
            </a:graphic>
          </wp:inline>
        </w:drawing>
      </w:r>
    </w:p>
    <w:p w14:paraId="29E6F8E7" w14:textId="391765B9" w:rsidR="00040E73" w:rsidRPr="003F3D90" w:rsidRDefault="00040E73" w:rsidP="00040E73">
      <w:pPr>
        <w:spacing w:before="240" w:after="240" w:line="360" w:lineRule="auto"/>
        <w:rPr>
          <w:sz w:val="20"/>
          <w:szCs w:val="20"/>
        </w:rPr>
      </w:pPr>
      <w:r w:rsidRPr="003F3D90">
        <w:rPr>
          <w:rStyle w:val="Strong"/>
          <w:sz w:val="20"/>
          <w:szCs w:val="20"/>
        </w:rPr>
        <w:t xml:space="preserve">Figure 4. KL </w:t>
      </w:r>
      <w:r w:rsidR="00895A77" w:rsidRPr="003F3D90">
        <w:rPr>
          <w:rStyle w:val="Strong"/>
          <w:sz w:val="20"/>
          <w:szCs w:val="20"/>
        </w:rPr>
        <w:t>D</w:t>
      </w:r>
      <w:r w:rsidRPr="003F3D90">
        <w:rPr>
          <w:rStyle w:val="Strong"/>
          <w:sz w:val="20"/>
          <w:szCs w:val="20"/>
        </w:rPr>
        <w:t xml:space="preserve">ivergence </w:t>
      </w:r>
      <w:r w:rsidR="00895A77" w:rsidRPr="003F3D90">
        <w:rPr>
          <w:rStyle w:val="Strong"/>
          <w:sz w:val="20"/>
          <w:szCs w:val="20"/>
        </w:rPr>
        <w:t>A</w:t>
      </w:r>
      <w:r w:rsidRPr="003F3D90">
        <w:rPr>
          <w:rStyle w:val="Strong"/>
          <w:sz w:val="20"/>
          <w:szCs w:val="20"/>
        </w:rPr>
        <w:t xml:space="preserve">cross </w:t>
      </w:r>
      <w:r w:rsidR="00895A77" w:rsidRPr="003F3D90">
        <w:rPr>
          <w:rStyle w:val="Strong"/>
          <w:sz w:val="20"/>
          <w:szCs w:val="20"/>
        </w:rPr>
        <w:t>N</w:t>
      </w:r>
      <w:r w:rsidRPr="003F3D90">
        <w:rPr>
          <w:rStyle w:val="Strong"/>
          <w:sz w:val="20"/>
          <w:szCs w:val="20"/>
        </w:rPr>
        <w:t xml:space="preserve">oise </w:t>
      </w:r>
      <w:r w:rsidR="00895A77" w:rsidRPr="003F3D90">
        <w:rPr>
          <w:rStyle w:val="Strong"/>
          <w:sz w:val="20"/>
          <w:szCs w:val="20"/>
        </w:rPr>
        <w:t>L</w:t>
      </w:r>
      <w:r w:rsidRPr="003F3D90">
        <w:rPr>
          <w:rStyle w:val="Strong"/>
          <w:sz w:val="20"/>
          <w:szCs w:val="20"/>
        </w:rPr>
        <w:t>evels.</w:t>
      </w:r>
      <w:r w:rsidRPr="003F3D90">
        <w:rPr>
          <w:sz w:val="20"/>
          <w:szCs w:val="20"/>
        </w:rPr>
        <w:br/>
      </w:r>
      <w:r w:rsidR="001B0DEE" w:rsidRPr="003F3D90">
        <w:rPr>
          <w:sz w:val="20"/>
          <w:szCs w:val="20"/>
        </w:rPr>
        <w:t xml:space="preserve">The figure reports the approximate KL divergence between successive policies under noise levels </w:t>
      </w:r>
      <m:oMath>
        <m:r>
          <w:rPr>
            <w:rFonts w:ascii="Cambria Math" w:hAnsi="Cambria Math"/>
            <w:sz w:val="20"/>
            <w:szCs w:val="20"/>
          </w:rPr>
          <m:t>q∈{35,45,55}</m:t>
        </m:r>
      </m:oMath>
      <w:r w:rsidR="00AE5B07" w:rsidRPr="003F3D90">
        <w:rPr>
          <w:sz w:val="20"/>
          <w:szCs w:val="20"/>
        </w:rPr>
        <w:t xml:space="preserve">. </w:t>
      </w:r>
      <w:r w:rsidR="001B0DEE" w:rsidRPr="003F3D90">
        <w:rPr>
          <w:sz w:val="20"/>
          <w:szCs w:val="20"/>
        </w:rPr>
        <w:t xml:space="preserve">Solid curves show the median KL across random seeds, shaded regions denote the 10–90% interval, and dashed horizontal lines indicate the reference KL threshold. Across all settings, median KL remains bounded and generally </w:t>
      </w:r>
      <w:r w:rsidR="001B0DEE" w:rsidRPr="003F3D90">
        <w:rPr>
          <w:sz w:val="20"/>
          <w:szCs w:val="20"/>
        </w:rPr>
        <w:lastRenderedPageBreak/>
        <w:t>below the threshold, suggesting locally stable PPO updates. Higher noise produces somewhat larger fluctuations, especially for q = 55, but KL alone does not certify equilibrium recovery</w:t>
      </w:r>
      <w:r w:rsidRPr="003F3D90">
        <w:rPr>
          <w:sz w:val="20"/>
          <w:szCs w:val="20"/>
        </w:rPr>
        <w:t>.</w:t>
      </w:r>
    </w:p>
    <w:p w14:paraId="2F25806E" w14:textId="0B59B81B" w:rsidR="00CB1B60" w:rsidRPr="003F3D90" w:rsidRDefault="00AE5B07" w:rsidP="003C3F2C">
      <w:pPr>
        <w:spacing w:before="240" w:after="240" w:line="360" w:lineRule="auto"/>
        <w:jc w:val="both"/>
      </w:pPr>
      <w:r w:rsidRPr="003F3D90">
        <w:t>Figure 5 then connects these stability diagnostics to equilibrium accuracy by reporting the absolute error to the analytical equilibrium over training. While drift and KL measure whether the learning dynamics have stabilized, the equilibrium error measures whether the learned policy-implied effort is numerically close to the theoretical benchmark. Across noise settings, TEL-PPO generally moves toward the analytical equilibrium, but higher noise slows error reduction and increases seed-level variability. This indicates that stable policy updates do not necessarily imply precise equilibrium recovery, especially in noisier tournament environments</w:t>
      </w:r>
      <w:r w:rsidR="00895A77" w:rsidRPr="003F3D90">
        <w:t>.</w:t>
      </w:r>
    </w:p>
    <w:p w14:paraId="138D2106" w14:textId="7D15C6E7" w:rsidR="003C3F2C" w:rsidRPr="003F3D90" w:rsidRDefault="00984A3D" w:rsidP="003C3F2C">
      <w:pPr>
        <w:spacing w:before="240" w:after="240" w:line="360" w:lineRule="auto"/>
        <w:jc w:val="both"/>
      </w:pPr>
      <w:r w:rsidRPr="003F3D90">
        <w:rPr>
          <w:noProof/>
          <w14:ligatures w14:val="standardContextual"/>
        </w:rPr>
        <w:drawing>
          <wp:inline distT="0" distB="0" distL="0" distR="0" wp14:anchorId="477C7C16" wp14:editId="271C8EB5">
            <wp:extent cx="5943600" cy="3687445"/>
            <wp:effectExtent l="0" t="0" r="0" b="0"/>
            <wp:docPr id="201686990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869907" name="Picture 2016869907"/>
                    <pic:cNvPicPr/>
                  </pic:nvPicPr>
                  <pic:blipFill>
                    <a:blip r:embed="rId12"/>
                    <a:stretch>
                      <a:fillRect/>
                    </a:stretch>
                  </pic:blipFill>
                  <pic:spPr>
                    <a:xfrm>
                      <a:off x="0" y="0"/>
                      <a:ext cx="5943600" cy="3687445"/>
                    </a:xfrm>
                    <a:prstGeom prst="rect">
                      <a:avLst/>
                    </a:prstGeom>
                  </pic:spPr>
                </pic:pic>
              </a:graphicData>
            </a:graphic>
          </wp:inline>
        </w:drawing>
      </w:r>
    </w:p>
    <w:p w14:paraId="2838A74B" w14:textId="22D3E3DD" w:rsidR="003C3F2C" w:rsidRPr="003F3D90" w:rsidRDefault="003C3F2C" w:rsidP="003C3F2C">
      <w:pPr>
        <w:spacing w:before="240" w:after="240" w:line="360" w:lineRule="auto"/>
        <w:jc w:val="both"/>
        <w:rPr>
          <w:b/>
          <w:bCs/>
          <w:sz w:val="20"/>
          <w:szCs w:val="20"/>
        </w:rPr>
      </w:pPr>
      <w:r w:rsidRPr="003F3D90">
        <w:rPr>
          <w:b/>
          <w:bCs/>
          <w:sz w:val="20"/>
          <w:szCs w:val="20"/>
        </w:rPr>
        <w:t xml:space="preserve">Figure </w:t>
      </w:r>
      <w:r w:rsidR="00040E73" w:rsidRPr="003F3D90">
        <w:rPr>
          <w:b/>
          <w:bCs/>
          <w:sz w:val="20"/>
          <w:szCs w:val="20"/>
        </w:rPr>
        <w:t>5</w:t>
      </w:r>
      <w:r w:rsidRPr="003F3D90">
        <w:rPr>
          <w:b/>
          <w:bCs/>
          <w:sz w:val="20"/>
          <w:szCs w:val="20"/>
        </w:rPr>
        <w:t>. Converge</w:t>
      </w:r>
      <w:r w:rsidR="009E7060" w:rsidRPr="003F3D90">
        <w:rPr>
          <w:b/>
          <w:bCs/>
          <w:sz w:val="20"/>
          <w:szCs w:val="20"/>
        </w:rPr>
        <w:t>nce</w:t>
      </w:r>
      <w:r w:rsidRPr="003F3D90">
        <w:rPr>
          <w:b/>
          <w:bCs/>
          <w:sz w:val="20"/>
          <w:szCs w:val="20"/>
        </w:rPr>
        <w:t xml:space="preserve"> Error to the Analytical Equilibrium</w:t>
      </w:r>
    </w:p>
    <w:p w14:paraId="2076AB7F" w14:textId="0E29726C" w:rsidR="003C3F2C" w:rsidRPr="003F3D90" w:rsidRDefault="00440F58" w:rsidP="003C3F2C">
      <w:pPr>
        <w:spacing w:before="240" w:after="240" w:line="360" w:lineRule="auto"/>
        <w:jc w:val="both"/>
        <w:rPr>
          <w:sz w:val="20"/>
          <w:szCs w:val="20"/>
        </w:rPr>
      </w:pPr>
      <w:r w:rsidRPr="003F3D90">
        <w:rPr>
          <w:sz w:val="20"/>
          <w:szCs w:val="20"/>
        </w:rPr>
        <w:t>The figure plots |ē − e*| over training, where ē denotes the policy-implied mean effort and e* denotes the analytical equilibrium effort. Lower error indicates closer agreement with the theoretical benchmark. Higher noise levels tend to slow error reduction and increase cross-seed</w:t>
      </w:r>
      <w:r w:rsidRPr="003F3D90">
        <w:t xml:space="preserve"> </w:t>
      </w:r>
      <w:r w:rsidRPr="003F3D90">
        <w:rPr>
          <w:sz w:val="20"/>
          <w:szCs w:val="20"/>
        </w:rPr>
        <w:t>variability, showing that equilibrium recovery becomes more difficult as tournament outcomes become noisier</w:t>
      </w:r>
      <w:r w:rsidR="003C3F2C" w:rsidRPr="003F3D90">
        <w:rPr>
          <w:sz w:val="20"/>
          <w:szCs w:val="20"/>
        </w:rPr>
        <w:t>.</w:t>
      </w:r>
    </w:p>
    <w:p w14:paraId="2B3C4F73" w14:textId="176D198F" w:rsidR="00083AD0" w:rsidRPr="003F3D90" w:rsidRDefault="00A70FC5" w:rsidP="00513959">
      <w:pPr>
        <w:spacing w:before="240" w:after="240" w:line="360" w:lineRule="auto"/>
        <w:jc w:val="both"/>
        <w:rPr>
          <w:color w:val="000000" w:themeColor="text1"/>
        </w:rPr>
      </w:pPr>
      <w:r w:rsidRPr="003F3D90">
        <w:lastRenderedPageBreak/>
        <w:t>Taken together, Figures 3–5 show that behavioral stabilization, policy-update stabilization, and equilibrium recovery are related but distinct phenomena. Effort drift captures whether learned effort behavior is still moving substantially, KL divergence captures whether policy updates remain locally bounded, and equilibrium error captures numerical agreement with theory. These diagnostics should therefore be interpreted jointly, rather than treated as interchangeable convergence certificates. This motivates the use of complementary stability and exploitability checks when evaluating equilibrium learning in noisy tournament environments</w:t>
      </w:r>
      <w:r w:rsidR="00040E73" w:rsidRPr="003F3D90">
        <w:t>.</w:t>
      </w:r>
    </w:p>
    <w:p w14:paraId="3F6B07B3" w14:textId="5790F65F" w:rsidR="007513F3" w:rsidRPr="003F3D90" w:rsidRDefault="007513F3" w:rsidP="00230CB9">
      <w:pPr>
        <w:pStyle w:val="ListParagraph"/>
        <w:numPr>
          <w:ilvl w:val="2"/>
          <w:numId w:val="4"/>
        </w:numPr>
        <w:spacing w:before="240" w:after="240" w:line="360" w:lineRule="auto"/>
        <w:jc w:val="both"/>
        <w:rPr>
          <w:b/>
          <w:bCs/>
          <w:color w:val="000000" w:themeColor="text1"/>
        </w:rPr>
      </w:pPr>
      <w:r w:rsidRPr="003F3D90">
        <w:rPr>
          <w:b/>
          <w:bCs/>
          <w:color w:val="000000" w:themeColor="text1"/>
        </w:rPr>
        <w:t>Exploitability and Equilibrium Verification</w:t>
      </w:r>
    </w:p>
    <w:p w14:paraId="4FAD852B" w14:textId="45FD2DB3" w:rsidR="00513959" w:rsidRPr="003F3D90" w:rsidRDefault="00CF0A88" w:rsidP="00513959">
      <w:pPr>
        <w:spacing w:before="240" w:after="240" w:line="360" w:lineRule="auto"/>
        <w:jc w:val="both"/>
      </w:pPr>
      <w:r w:rsidRPr="003F3D90">
        <w:t>We next examine exploitability directly to test whether stabilized policies are also resistant to profitable unilateral deviations. Convergence of training dynamics alone does not guarantee equilibrium behavior, so we use exploitability as an additional criterion for approximate equilibrium verification</w:t>
      </w:r>
      <w:r w:rsidR="00513959" w:rsidRPr="003F3D90">
        <w:t>.</w:t>
      </w:r>
    </w:p>
    <w:p w14:paraId="26BD4175" w14:textId="7FAA6097" w:rsidR="00A437E2" w:rsidRPr="003F3D90" w:rsidRDefault="00A437E2" w:rsidP="00513959">
      <w:pPr>
        <w:spacing w:before="240" w:after="240" w:line="360" w:lineRule="auto"/>
        <w:jc w:val="both"/>
      </w:pPr>
      <w:r w:rsidRPr="003F3D90">
        <w:t xml:space="preserve">Figure </w:t>
      </w:r>
      <w:r w:rsidR="00831746" w:rsidRPr="003F3D90">
        <w:t>6</w:t>
      </w:r>
      <w:r w:rsidRPr="003F3D90">
        <w:t xml:space="preserve"> </w:t>
      </w:r>
      <w:r w:rsidR="00CF0A88" w:rsidRPr="003F3D90">
        <w:t xml:space="preserve">reports exploitability over training for the valid benchmark settings and compares it with the prescribed tolerance for approximate equilibrium verification. The </w:t>
      </w:r>
      <w:r w:rsidR="0077049B" w:rsidRPr="003F3D90">
        <w:t>purpose</w:t>
      </w:r>
      <w:r w:rsidR="00CF0A88" w:rsidRPr="003F3D90">
        <w:t xml:space="preserve"> of this diagnostic is not</w:t>
      </w:r>
      <w:r w:rsidR="0077049B" w:rsidRPr="003F3D90">
        <w:t xml:space="preserve"> only</w:t>
      </w:r>
      <w:r w:rsidR="00CF0A88" w:rsidRPr="003F3D90">
        <w:t xml:space="preserve"> to confirm successful cases, but also to </w:t>
      </w:r>
      <w:r w:rsidR="0077049B" w:rsidRPr="003F3D90">
        <w:t>identify situations in which apparent</w:t>
      </w:r>
      <w:r w:rsidR="00435D1F" w:rsidRPr="003F3D90">
        <w:t xml:space="preserve"> stabilization in training dynamics does not imply </w:t>
      </w:r>
      <w:r w:rsidR="002E29D1" w:rsidRPr="003F3D90">
        <w:t xml:space="preserve">equilibrium </w:t>
      </w:r>
      <w:r w:rsidR="00F10E8A" w:rsidRPr="003F3D90">
        <w:t>behavior</w:t>
      </w:r>
      <w:r w:rsidR="00CF0A88" w:rsidRPr="003F3D90">
        <w:t xml:space="preserve">. </w:t>
      </w:r>
      <w:proofErr w:type="gramStart"/>
      <w:r w:rsidR="00435D1F" w:rsidRPr="003F3D90">
        <w:t>In particular, a</w:t>
      </w:r>
      <w:proofErr w:type="gramEnd"/>
      <w:r w:rsidR="00435D1F" w:rsidRPr="003F3D90">
        <w:t xml:space="preserve"> policy profile may exhibit stable effort trajectories while still allowing a player to obtain a profitable unilateral deviation. Exploitability therefore provides a game-theoretic verification layer beyond drift- and KL-based stability diagnostics</w:t>
      </w:r>
      <w:r w:rsidR="00831746" w:rsidRPr="003F3D90">
        <w:t>.</w:t>
      </w:r>
    </w:p>
    <w:p w14:paraId="69D5A032" w14:textId="5DEAE3EA" w:rsidR="00B7700A" w:rsidRPr="003F3D90" w:rsidRDefault="00CF0A88" w:rsidP="00513959">
      <w:pPr>
        <w:spacing w:before="240" w:after="240" w:line="360" w:lineRule="auto"/>
        <w:jc w:val="both"/>
        <w:rPr>
          <w:rFonts w:eastAsia="SimSun"/>
        </w:rPr>
      </w:pPr>
      <w:r w:rsidRPr="003F3D90">
        <w:t xml:space="preserve">Across the benchmark settings </w:t>
      </w:r>
      <m:oMath>
        <m:r>
          <w:rPr>
            <w:rFonts w:ascii="Cambria Math" w:hAnsi="Cambria Math"/>
          </w:rPr>
          <m:t>q=35,40,55</m:t>
        </m:r>
      </m:oMath>
      <w:r w:rsidRPr="003F3D90">
        <w:t xml:space="preserve">, exploitability </w:t>
      </w:r>
      <w:r w:rsidR="00803EE6" w:rsidRPr="003F3D90">
        <w:t xml:space="preserve">generally </w:t>
      </w:r>
      <w:r w:rsidRPr="003F3D90">
        <w:t>decreases over training</w:t>
      </w:r>
      <w:r w:rsidR="00803EE6" w:rsidRPr="003F3D90">
        <w:t>,</w:t>
      </w:r>
      <w:r w:rsidRPr="003F3D90">
        <w:t xml:space="preserve"> but </w:t>
      </w:r>
      <w:r w:rsidR="00803EE6" w:rsidRPr="003F3D90">
        <w:t xml:space="preserve">the rate and smoothness of decline vary across noise levels. </w:t>
      </w:r>
      <w:r w:rsidRPr="003F3D90">
        <w:t xml:space="preserve">In lower-noise </w:t>
      </w:r>
      <w:r w:rsidR="00803EE6" w:rsidRPr="003F3D90">
        <w:t>settings</w:t>
      </w:r>
      <w:r w:rsidRPr="003F3D90">
        <w:t>, exploitability</w:t>
      </w:r>
      <w:r w:rsidR="00803EE6" w:rsidRPr="003F3D90">
        <w:t xml:space="preserve"> tends </w:t>
      </w:r>
      <w:r w:rsidRPr="003F3D90">
        <w:t xml:space="preserve"> falls below the tolerance earl</w:t>
      </w:r>
      <w:r w:rsidR="00D24DF4" w:rsidRPr="003F3D90">
        <w:t>ier</w:t>
      </w:r>
      <w:r w:rsidRPr="003F3D90">
        <w:t xml:space="preserve">, indicating that </w:t>
      </w:r>
      <w:r w:rsidR="00D24DF4" w:rsidRPr="003F3D90">
        <w:t xml:space="preserve">the learned policy profile becomes approximately resistant to unilateral deviations </w:t>
      </w:r>
      <w:r w:rsidR="00F74A72" w:rsidRPr="003F3D90">
        <w:t>when the exploitability tolerance and</w:t>
      </w:r>
      <w:r w:rsidR="00D24DF4" w:rsidRPr="003F3D90">
        <w:t xml:space="preserve"> stability criteria are </w:t>
      </w:r>
      <w:r w:rsidR="00F74A72" w:rsidRPr="003F3D90">
        <w:t>both</w:t>
      </w:r>
      <w:r w:rsidR="00D24DF4" w:rsidRPr="003F3D90">
        <w:t xml:space="preserve"> satisfied</w:t>
      </w:r>
      <w:r w:rsidRPr="003F3D90">
        <w:t>. Under higher noise, exploitability declines more slowly</w:t>
      </w:r>
      <w:r w:rsidR="00D24DF4" w:rsidRPr="003F3D90">
        <w:t xml:space="preserve"> and exhibits larger fluctuations, reflecting the greater difficulty of estimating profitable deviation in noisier tournament environments. </w:t>
      </w:r>
      <w:r w:rsidR="00716BE5" w:rsidRPr="003F3D90">
        <w:t>This separation between training stabilization and exploitability-based verification shows that behavioral stability alone is</w:t>
      </w:r>
      <w:r w:rsidR="00F74A72" w:rsidRPr="003F3D90">
        <w:t xml:space="preserve"> not</w:t>
      </w:r>
      <w:r w:rsidR="00716BE5" w:rsidRPr="003F3D90">
        <w:t xml:space="preserve"> sufficient </w:t>
      </w:r>
      <w:r w:rsidR="00F74A72" w:rsidRPr="003F3D90">
        <w:t>to certify approximate</w:t>
      </w:r>
      <w:r w:rsidR="00716BE5" w:rsidRPr="003F3D90">
        <w:t xml:space="preserve"> equilibrium </w:t>
      </w:r>
      <w:r w:rsidR="00F74A72" w:rsidRPr="003F3D90">
        <w:t>behavior</w:t>
      </w:r>
      <w:r w:rsidR="00716BE5" w:rsidRPr="003F3D90">
        <w:t>.</w:t>
      </w:r>
    </w:p>
    <w:p w14:paraId="58E9A3DB" w14:textId="0E6870E3" w:rsidR="00D26CA9" w:rsidRPr="003F3D90" w:rsidRDefault="00303274" w:rsidP="00513959">
      <w:pPr>
        <w:spacing w:before="240" w:after="240" w:line="360" w:lineRule="auto"/>
        <w:jc w:val="both"/>
        <w:rPr>
          <w:color w:val="000000" w:themeColor="text1"/>
        </w:rPr>
      </w:pPr>
      <w:r w:rsidRPr="003F3D90">
        <w:rPr>
          <w:b/>
          <w:bCs/>
          <w:noProof/>
        </w:rPr>
        <w:lastRenderedPageBreak/>
        <w:drawing>
          <wp:inline distT="0" distB="0" distL="0" distR="0" wp14:anchorId="57BF6338" wp14:editId="7ADAB1FF">
            <wp:extent cx="5943600" cy="2447290"/>
            <wp:effectExtent l="0" t="0" r="0" b="3810"/>
            <wp:docPr id="101508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08115" name="Picture 101508115"/>
                    <pic:cNvPicPr/>
                  </pic:nvPicPr>
                  <pic:blipFill>
                    <a:blip r:embed="rId13"/>
                    <a:stretch>
                      <a:fillRect/>
                    </a:stretch>
                  </pic:blipFill>
                  <pic:spPr>
                    <a:xfrm>
                      <a:off x="0" y="0"/>
                      <a:ext cx="5943600" cy="2447290"/>
                    </a:xfrm>
                    <a:prstGeom prst="rect">
                      <a:avLst/>
                    </a:prstGeom>
                  </pic:spPr>
                </pic:pic>
              </a:graphicData>
            </a:graphic>
          </wp:inline>
        </w:drawing>
      </w:r>
    </w:p>
    <w:p w14:paraId="60CBD491" w14:textId="15047EC2" w:rsidR="00223862" w:rsidRPr="003F3D90" w:rsidRDefault="00223862" w:rsidP="00223862">
      <w:pPr>
        <w:spacing w:before="240" w:after="240" w:line="360" w:lineRule="auto"/>
        <w:rPr>
          <w:sz w:val="20"/>
          <w:szCs w:val="20"/>
        </w:rPr>
      </w:pPr>
      <w:r w:rsidRPr="003F3D90">
        <w:rPr>
          <w:rStyle w:val="Strong"/>
          <w:sz w:val="20"/>
          <w:szCs w:val="20"/>
        </w:rPr>
        <w:t xml:space="preserve">Figure </w:t>
      </w:r>
      <w:r w:rsidR="00CF0A88" w:rsidRPr="003F3D90">
        <w:rPr>
          <w:rStyle w:val="Strong"/>
          <w:sz w:val="20"/>
          <w:szCs w:val="20"/>
        </w:rPr>
        <w:t>6</w:t>
      </w:r>
      <w:r w:rsidRPr="003F3D90">
        <w:rPr>
          <w:rStyle w:val="Strong"/>
          <w:sz w:val="20"/>
          <w:szCs w:val="20"/>
        </w:rPr>
        <w:t xml:space="preserve">. Exploitability and </w:t>
      </w:r>
      <w:r w:rsidR="00831746" w:rsidRPr="003F3D90">
        <w:rPr>
          <w:rStyle w:val="Strong"/>
          <w:sz w:val="20"/>
          <w:szCs w:val="20"/>
        </w:rPr>
        <w:t>A</w:t>
      </w:r>
      <w:r w:rsidRPr="003F3D90">
        <w:rPr>
          <w:rStyle w:val="Strong"/>
          <w:sz w:val="20"/>
          <w:szCs w:val="20"/>
        </w:rPr>
        <w:t xml:space="preserve">pproximate </w:t>
      </w:r>
      <w:r w:rsidR="00831746" w:rsidRPr="003F3D90">
        <w:rPr>
          <w:rStyle w:val="Strong"/>
          <w:sz w:val="20"/>
          <w:szCs w:val="20"/>
        </w:rPr>
        <w:t>E</w:t>
      </w:r>
      <w:r w:rsidRPr="003F3D90">
        <w:rPr>
          <w:rStyle w:val="Strong"/>
          <w:sz w:val="20"/>
          <w:szCs w:val="20"/>
        </w:rPr>
        <w:t xml:space="preserve">quilibrium </w:t>
      </w:r>
      <w:r w:rsidR="00831746" w:rsidRPr="003F3D90">
        <w:rPr>
          <w:rStyle w:val="Strong"/>
          <w:sz w:val="20"/>
          <w:szCs w:val="20"/>
        </w:rPr>
        <w:t>V</w:t>
      </w:r>
      <w:r w:rsidRPr="003F3D90">
        <w:rPr>
          <w:rStyle w:val="Strong"/>
          <w:sz w:val="20"/>
          <w:szCs w:val="20"/>
        </w:rPr>
        <w:t xml:space="preserve">erification </w:t>
      </w:r>
      <w:r w:rsidR="00831746" w:rsidRPr="003F3D90">
        <w:rPr>
          <w:rStyle w:val="Strong"/>
          <w:sz w:val="20"/>
          <w:szCs w:val="20"/>
        </w:rPr>
        <w:t>A</w:t>
      </w:r>
      <w:r w:rsidRPr="003F3D90">
        <w:rPr>
          <w:rStyle w:val="Strong"/>
          <w:sz w:val="20"/>
          <w:szCs w:val="20"/>
        </w:rPr>
        <w:t xml:space="preserve">cross </w:t>
      </w:r>
      <w:r w:rsidR="00831746" w:rsidRPr="003F3D90">
        <w:rPr>
          <w:rStyle w:val="Strong"/>
          <w:sz w:val="20"/>
          <w:szCs w:val="20"/>
        </w:rPr>
        <w:t>N</w:t>
      </w:r>
      <w:r w:rsidRPr="003F3D90">
        <w:rPr>
          <w:rStyle w:val="Strong"/>
          <w:sz w:val="20"/>
          <w:szCs w:val="20"/>
        </w:rPr>
        <w:t xml:space="preserve">oise </w:t>
      </w:r>
      <w:r w:rsidR="00831746" w:rsidRPr="003F3D90">
        <w:rPr>
          <w:rStyle w:val="Strong"/>
          <w:sz w:val="20"/>
          <w:szCs w:val="20"/>
        </w:rPr>
        <w:t>L</w:t>
      </w:r>
      <w:r w:rsidRPr="003F3D90">
        <w:rPr>
          <w:rStyle w:val="Strong"/>
          <w:sz w:val="20"/>
          <w:szCs w:val="20"/>
        </w:rPr>
        <w:t>evels.</w:t>
      </w:r>
      <w:r w:rsidRPr="003F3D90">
        <w:rPr>
          <w:sz w:val="20"/>
          <w:szCs w:val="20"/>
        </w:rPr>
        <w:br/>
      </w:r>
      <w:r w:rsidR="00CF0A88" w:rsidRPr="003F3D90">
        <w:rPr>
          <w:sz w:val="20"/>
          <w:szCs w:val="20"/>
        </w:rPr>
        <w:t>The figure plots exploitability over training</w:t>
      </w:r>
      <w:r w:rsidR="00716BE5" w:rsidRPr="003F3D90">
        <w:rPr>
          <w:sz w:val="20"/>
          <w:szCs w:val="20"/>
        </w:rPr>
        <w:t xml:space="preserve"> under noise levels </w:t>
      </w:r>
      <m:oMath>
        <m:r>
          <w:rPr>
            <w:rFonts w:ascii="Cambria Math" w:hAnsi="Cambria Math"/>
            <w:sz w:val="20"/>
            <w:szCs w:val="20"/>
          </w:rPr>
          <m:t>q∈{35,40,55}</m:t>
        </m:r>
      </m:oMath>
      <w:r w:rsidR="00716BE5" w:rsidRPr="003F3D90">
        <w:rPr>
          <w:sz w:val="20"/>
          <w:szCs w:val="20"/>
        </w:rPr>
        <w:t xml:space="preserve"> </w:t>
      </w:r>
      <w:r w:rsidR="00CF0A88" w:rsidRPr="003F3D90">
        <w:rPr>
          <w:sz w:val="20"/>
          <w:szCs w:val="20"/>
        </w:rPr>
        <w:t xml:space="preserve">. </w:t>
      </w:r>
      <w:r w:rsidR="00952793" w:rsidRPr="003F3D90">
        <w:rPr>
          <w:sz w:val="20"/>
          <w:szCs w:val="20"/>
        </w:rPr>
        <w:t>Thin blue curves show seed-level exploitability trajectories, and thick blue curve</w:t>
      </w:r>
      <w:r w:rsidR="00F10E8A" w:rsidRPr="003F3D90">
        <w:rPr>
          <w:sz w:val="20"/>
          <w:szCs w:val="20"/>
        </w:rPr>
        <w:t>s</w:t>
      </w:r>
      <w:r w:rsidR="00952793" w:rsidRPr="003F3D90">
        <w:rPr>
          <w:sz w:val="20"/>
          <w:szCs w:val="20"/>
        </w:rPr>
        <w:t xml:space="preserve"> show the mean across seeds. </w:t>
      </w:r>
      <w:r w:rsidR="00CF0A88" w:rsidRPr="003F3D90">
        <w:rPr>
          <w:sz w:val="20"/>
          <w:szCs w:val="20"/>
        </w:rPr>
        <w:t xml:space="preserve">The </w:t>
      </w:r>
      <w:r w:rsidR="00952793" w:rsidRPr="003F3D90">
        <w:rPr>
          <w:sz w:val="20"/>
          <w:szCs w:val="20"/>
        </w:rPr>
        <w:t xml:space="preserve">red dashed line indicates </w:t>
      </w:r>
      <w:r w:rsidR="00CF0A88" w:rsidRPr="003F3D90">
        <w:rPr>
          <w:sz w:val="20"/>
          <w:szCs w:val="20"/>
        </w:rPr>
        <w:t xml:space="preserve">the </w:t>
      </w:r>
      <w:r w:rsidR="00F10E8A" w:rsidRPr="003F3D90">
        <w:rPr>
          <w:sz w:val="20"/>
          <w:szCs w:val="20"/>
        </w:rPr>
        <w:t xml:space="preserve">first evaluation at which the stability </w:t>
      </w:r>
      <w:r w:rsidR="005003C5" w:rsidRPr="003F3D90">
        <w:rPr>
          <w:sz w:val="20"/>
          <w:szCs w:val="20"/>
        </w:rPr>
        <w:t>screen</w:t>
      </w:r>
      <w:r w:rsidR="00F10E8A" w:rsidRPr="003F3D90">
        <w:rPr>
          <w:sz w:val="20"/>
          <w:szCs w:val="20"/>
        </w:rPr>
        <w:t xml:space="preserve"> is passed, while the green dash-dotted vertical line indicates the first evaluation at which the learned policy profile is verified as an approximate </w:t>
      </w:r>
      <m:oMath>
        <m:r>
          <w:rPr>
            <w:rFonts w:ascii="Cambria Math" w:hAnsi="Cambria Math"/>
            <w:sz w:val="20"/>
            <w:szCs w:val="20"/>
          </w:rPr>
          <m:t>ε</m:t>
        </m:r>
      </m:oMath>
      <w:r w:rsidR="00F10E8A" w:rsidRPr="003F3D90">
        <w:rPr>
          <w:sz w:val="20"/>
          <w:szCs w:val="20"/>
        </w:rPr>
        <w:t xml:space="preserve">-equilibrium. </w:t>
      </w:r>
      <w:r w:rsidR="00716BE5" w:rsidRPr="003F3D90">
        <w:rPr>
          <w:sz w:val="20"/>
          <w:szCs w:val="20"/>
        </w:rPr>
        <w:t xml:space="preserve">The results illustrate that exploitability provides an additional equilibrium-quality check beyond behavioral and policy-level diagnostics. </w:t>
      </w:r>
    </w:p>
    <w:p w14:paraId="793FA7A0" w14:textId="50C642F9" w:rsidR="00B7700A" w:rsidRPr="003F3D90" w:rsidRDefault="00CF0A88" w:rsidP="008574E3">
      <w:pPr>
        <w:spacing w:before="240" w:after="240" w:line="360" w:lineRule="auto"/>
        <w:jc w:val="both"/>
        <w:rPr>
          <w:color w:val="000000" w:themeColor="text1"/>
          <w:sz w:val="20"/>
          <w:szCs w:val="20"/>
        </w:rPr>
      </w:pPr>
      <w:r w:rsidRPr="003F3D90">
        <w:t xml:space="preserve">Exploitability is therefore valuable </w:t>
      </w:r>
      <w:r w:rsidR="00716BE5" w:rsidRPr="003F3D90">
        <w:t xml:space="preserve">as an equilibrium-quality </w:t>
      </w:r>
      <w:r w:rsidR="00F74A72" w:rsidRPr="003F3D90">
        <w:t>diagnostic</w:t>
      </w:r>
      <w:r w:rsidR="00716BE5" w:rsidRPr="003F3D90">
        <w:t xml:space="preserve">: it identifies whether a </w:t>
      </w:r>
      <w:r w:rsidR="00F74A72" w:rsidRPr="003F3D90">
        <w:t>stabilized</w:t>
      </w:r>
      <w:r w:rsidR="00716BE5" w:rsidRPr="003F3D90">
        <w:t xml:space="preserve"> learned policy profile is also approximately </w:t>
      </w:r>
      <w:r w:rsidR="00F74A72" w:rsidRPr="003F3D90">
        <w:t>resistant</w:t>
      </w:r>
      <w:r w:rsidR="00716BE5" w:rsidRPr="003F3D90">
        <w:t xml:space="preserve"> to pro</w:t>
      </w:r>
      <w:r w:rsidR="00F74A72" w:rsidRPr="003F3D90">
        <w:t>fitable unilateral deviations.</w:t>
      </w:r>
      <w:r w:rsidR="00952793" w:rsidRPr="003F3D90">
        <w:t xml:space="preserve"> Although exploitability may fall below the tolerance before the green verification marker, the learned profile is certified only after both the stability and exploitability criteria are satisfied for the required </w:t>
      </w:r>
      <w:r w:rsidR="002E29D1" w:rsidRPr="003F3D90">
        <w:t xml:space="preserve">number of </w:t>
      </w:r>
      <w:r w:rsidR="00952793" w:rsidRPr="003F3D90">
        <w:t>consecutive evaluations</w:t>
      </w:r>
      <w:r w:rsidR="002E29D1" w:rsidRPr="003F3D90">
        <w:t>.</w:t>
      </w:r>
    </w:p>
    <w:p w14:paraId="7CDB7A1F" w14:textId="30845B97" w:rsidR="007513F3" w:rsidRPr="003F3D90" w:rsidRDefault="007513F3" w:rsidP="00230CB9">
      <w:pPr>
        <w:pStyle w:val="ListParagraph"/>
        <w:numPr>
          <w:ilvl w:val="2"/>
          <w:numId w:val="4"/>
        </w:numPr>
        <w:spacing w:before="240" w:after="240" w:line="360" w:lineRule="auto"/>
        <w:jc w:val="both"/>
        <w:rPr>
          <w:b/>
          <w:bCs/>
          <w:color w:val="000000" w:themeColor="text1"/>
          <w:highlight w:val="yellow"/>
        </w:rPr>
      </w:pPr>
      <w:r w:rsidRPr="003F3D90">
        <w:rPr>
          <w:b/>
          <w:bCs/>
          <w:color w:val="000000" w:themeColor="text1"/>
          <w:highlight w:val="yellow"/>
        </w:rPr>
        <w:t>Ablation Studies</w:t>
      </w:r>
    </w:p>
    <w:p w14:paraId="08A02F86" w14:textId="795C958B" w:rsidR="00F17CD6" w:rsidRPr="003F3D90" w:rsidRDefault="008C3E97" w:rsidP="00F87282">
      <w:pPr>
        <w:spacing w:before="240" w:after="240" w:line="360" w:lineRule="auto"/>
        <w:jc w:val="both"/>
      </w:pPr>
      <w:r w:rsidRPr="003F3D90">
        <w:t xml:space="preserve">We conduct ablation studies to </w:t>
      </w:r>
      <w:r w:rsidR="001050EF" w:rsidRPr="003F3D90">
        <w:t>assess the role of the verification</w:t>
      </w:r>
      <w:r w:rsidRPr="003F3D90">
        <w:t xml:space="preserve"> components </w:t>
      </w:r>
      <w:r w:rsidR="001050EF" w:rsidRPr="003F3D90">
        <w:t>in</w:t>
      </w:r>
      <w:r w:rsidRPr="003F3D90">
        <w:t xml:space="preserve"> TEL-PPO</w:t>
      </w:r>
      <w:r w:rsidR="001050EF" w:rsidRPr="003F3D90">
        <w:t>.</w:t>
      </w:r>
      <w:r w:rsidRPr="003F3D90">
        <w:t xml:space="preserve"> </w:t>
      </w:r>
      <w:proofErr w:type="gramStart"/>
      <w:r w:rsidRPr="003F3D90">
        <w:t>In particular, we</w:t>
      </w:r>
      <w:proofErr w:type="gramEnd"/>
      <w:r w:rsidRPr="003F3D90">
        <w:t xml:space="preserve"> focus on the two verification-related modules introduced in the full pipeline: stability </w:t>
      </w:r>
      <w:r w:rsidRPr="003F3D90">
        <w:rPr>
          <w:highlight w:val="yellow"/>
        </w:rPr>
        <w:t>screening</w:t>
      </w:r>
      <w:r w:rsidRPr="003F3D90">
        <w:t xml:space="preserve"> and exploitability verification. By removing each module in turn, we </w:t>
      </w:r>
      <w:r w:rsidR="001050EF" w:rsidRPr="003F3D90">
        <w:t>examine whether exploitability checking is necessary before accepting a learned policy profile as an approximate equilibrium</w:t>
      </w:r>
      <w:r w:rsidR="00F17CD6" w:rsidRPr="003F3D90">
        <w:t>.</w:t>
      </w:r>
    </w:p>
    <w:p w14:paraId="4957BBE8" w14:textId="2ABE005D" w:rsidR="00330A51" w:rsidRPr="003F3D90" w:rsidRDefault="008C3E97" w:rsidP="00513959">
      <w:pPr>
        <w:spacing w:before="240" w:after="240" w:line="360" w:lineRule="auto"/>
        <w:jc w:val="both"/>
      </w:pPr>
      <w:r w:rsidRPr="003F3D90">
        <w:t>The ablation results show that th</w:t>
      </w:r>
      <w:r w:rsidR="001050EF" w:rsidRPr="003F3D90">
        <w:t>e verification</w:t>
      </w:r>
      <w:r w:rsidRPr="003F3D90">
        <w:t xml:space="preserve"> modules are not merely</w:t>
      </w:r>
      <w:r w:rsidR="001050EF" w:rsidRPr="003F3D90">
        <w:t xml:space="preserve"> reporting tool but</w:t>
      </w:r>
      <w:r w:rsidRPr="003F3D90">
        <w:t xml:space="preserve"> </w:t>
      </w:r>
      <w:r w:rsidR="001050EF" w:rsidRPr="003F3D90">
        <w:t xml:space="preserve">play an important role in determining whether a learned self-play outcome should be accepted as an approximate equilibrium. </w:t>
      </w:r>
      <w:r w:rsidRPr="003F3D90">
        <w:t xml:space="preserve">Across noise levels, the full TEL-PPO </w:t>
      </w:r>
      <w:r w:rsidR="000F2C9C" w:rsidRPr="003F3D90">
        <w:t xml:space="preserve">pipeline provides the most </w:t>
      </w:r>
      <w:r w:rsidR="0028749B" w:rsidRPr="003F3D90">
        <w:lastRenderedPageBreak/>
        <w:t>reliable</w:t>
      </w:r>
      <w:r w:rsidR="000F2C9C" w:rsidRPr="003F3D90">
        <w:t xml:space="preserve"> alignment between stable learning dynamics, low exploitability, and proximity to the analytical benchmark. When the stability screen is removed, the method may proceed to exploitability evaluation before the learned effort behavior has stabilized, making the accepted outcome more sensitive to transient fluctuation in self-play. </w:t>
      </w:r>
    </w:p>
    <w:p w14:paraId="38124254" w14:textId="7A590702" w:rsidR="008C3E97" w:rsidRPr="003F3D90" w:rsidRDefault="008C3E97" w:rsidP="00513959">
      <w:pPr>
        <w:spacing w:before="240" w:after="240" w:line="360" w:lineRule="auto"/>
        <w:jc w:val="both"/>
      </w:pPr>
      <w:r w:rsidRPr="003F3D90">
        <w:t xml:space="preserve">Removing exploitability verification has a different effect. In several cases, the learning dynamics still appear to stabilize, but the terminal policy is less well aligned with the equilibrium target. This shows that apparent convergence in training is not sufficient to establish equilibrium-quality recovery: a policy profile may look stable while </w:t>
      </w:r>
      <w:proofErr w:type="gramStart"/>
      <w:r w:rsidRPr="003F3D90">
        <w:t>still remaining</w:t>
      </w:r>
      <w:proofErr w:type="gramEnd"/>
      <w:r w:rsidRPr="003F3D90">
        <w:t xml:space="preserve"> strategically vulnerable to profitable deviation. Exploitability verification therefore serves as a </w:t>
      </w:r>
      <w:r w:rsidR="00E84BA0" w:rsidRPr="003F3D90">
        <w:t xml:space="preserve">critical </w:t>
      </w:r>
      <w:r w:rsidRPr="003F3D90">
        <w:t>filter between behavioral stabilization and equilibrium consistency.</w:t>
      </w:r>
    </w:p>
    <w:p w14:paraId="57349C1F" w14:textId="7C4C057B" w:rsidR="00D26CA9" w:rsidRPr="003F3D90" w:rsidRDefault="005003C5" w:rsidP="00513959">
      <w:pPr>
        <w:spacing w:before="240" w:after="240" w:line="360" w:lineRule="auto"/>
        <w:jc w:val="both"/>
        <w:rPr>
          <w:color w:val="000000" w:themeColor="text1"/>
        </w:rPr>
      </w:pPr>
      <w:r w:rsidRPr="003F3D90">
        <w:rPr>
          <w:noProof/>
          <w:color w:val="000000" w:themeColor="text1"/>
          <w14:ligatures w14:val="standardContextual"/>
        </w:rPr>
        <w:drawing>
          <wp:inline distT="0" distB="0" distL="0" distR="0" wp14:anchorId="0B7B3B05" wp14:editId="0406E0DD">
            <wp:extent cx="5943600" cy="3696335"/>
            <wp:effectExtent l="0" t="0" r="0" b="0"/>
            <wp:docPr id="30848546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485464" name="Picture 308485464"/>
                    <pic:cNvPicPr/>
                  </pic:nvPicPr>
                  <pic:blipFill>
                    <a:blip r:embed="rId14"/>
                    <a:stretch>
                      <a:fillRect/>
                    </a:stretch>
                  </pic:blipFill>
                  <pic:spPr>
                    <a:xfrm>
                      <a:off x="0" y="0"/>
                      <a:ext cx="5943600" cy="3696335"/>
                    </a:xfrm>
                    <a:prstGeom prst="rect">
                      <a:avLst/>
                    </a:prstGeom>
                  </pic:spPr>
                </pic:pic>
              </a:graphicData>
            </a:graphic>
          </wp:inline>
        </w:drawing>
      </w:r>
    </w:p>
    <w:p w14:paraId="2D94AE2A" w14:textId="45F4625F" w:rsidR="00F17CD6" w:rsidRPr="003F3D90" w:rsidRDefault="00F17CD6" w:rsidP="00F17CD6">
      <w:pPr>
        <w:spacing w:before="240" w:after="240" w:line="360" w:lineRule="auto"/>
        <w:rPr>
          <w:sz w:val="20"/>
          <w:szCs w:val="20"/>
        </w:rPr>
      </w:pPr>
      <w:r w:rsidRPr="003F3D90">
        <w:rPr>
          <w:rStyle w:val="Strong"/>
          <w:sz w:val="20"/>
          <w:szCs w:val="20"/>
        </w:rPr>
        <w:t xml:space="preserve">Figure </w:t>
      </w:r>
      <w:r w:rsidR="00BD18F9" w:rsidRPr="003F3D90">
        <w:rPr>
          <w:rStyle w:val="Strong"/>
          <w:sz w:val="20"/>
          <w:szCs w:val="20"/>
        </w:rPr>
        <w:t>7</w:t>
      </w:r>
      <w:r w:rsidRPr="003F3D90">
        <w:rPr>
          <w:rStyle w:val="Strong"/>
          <w:sz w:val="20"/>
          <w:szCs w:val="20"/>
        </w:rPr>
        <w:t xml:space="preserve">. Component ablation </w:t>
      </w:r>
      <w:r w:rsidR="008C3E97" w:rsidRPr="003F3D90">
        <w:rPr>
          <w:rStyle w:val="Strong"/>
          <w:sz w:val="20"/>
          <w:szCs w:val="20"/>
        </w:rPr>
        <w:t>of TEL-PPO</w:t>
      </w:r>
      <w:r w:rsidR="00E84BA0" w:rsidRPr="003F3D90">
        <w:rPr>
          <w:rStyle w:val="Strong"/>
          <w:sz w:val="20"/>
          <w:szCs w:val="20"/>
        </w:rPr>
        <w:t xml:space="preserve"> across noise levels</w:t>
      </w:r>
      <w:r w:rsidRPr="003F3D90">
        <w:rPr>
          <w:rStyle w:val="Strong"/>
          <w:sz w:val="20"/>
          <w:szCs w:val="20"/>
        </w:rPr>
        <w:t>.</w:t>
      </w:r>
      <w:r w:rsidRPr="003F3D90">
        <w:rPr>
          <w:sz w:val="20"/>
          <w:szCs w:val="20"/>
        </w:rPr>
        <w:br/>
      </w:r>
      <w:r w:rsidR="00E84BA0" w:rsidRPr="003F3D90">
        <w:rPr>
          <w:sz w:val="20"/>
          <w:szCs w:val="20"/>
          <w:highlight w:val="yellow"/>
        </w:rPr>
        <w:t xml:space="preserve">Mean effort trajectories are shown for the full TEL-PPO pipeline and variants without stability screening or exploitability verification, under </w:t>
      </w:r>
      <m:oMath>
        <m:r>
          <w:rPr>
            <w:rFonts w:ascii="Cambria Math" w:hAnsi="Cambria Math"/>
            <w:sz w:val="20"/>
            <w:szCs w:val="20"/>
            <w:highlight w:val="yellow"/>
          </w:rPr>
          <m:t>q=35,</m:t>
        </m:r>
        <m:r>
          <m:rPr>
            <m:sty m:val="p"/>
          </m:rPr>
          <w:rPr>
            <w:rFonts w:ascii="Cambria Math" w:hAnsi="Cambria Math"/>
            <w:sz w:val="20"/>
            <w:szCs w:val="20"/>
            <w:highlight w:val="yellow"/>
          </w:rPr>
          <m:t xml:space="preserve"> </m:t>
        </m:r>
        <m:r>
          <w:rPr>
            <w:rFonts w:ascii="Cambria Math" w:hAnsi="Cambria Math"/>
            <w:sz w:val="20"/>
            <w:szCs w:val="20"/>
            <w:highlight w:val="yellow"/>
          </w:rPr>
          <m:t>q=45</m:t>
        </m:r>
        <m:r>
          <m:rPr>
            <m:sty m:val="p"/>
          </m:rPr>
          <w:rPr>
            <w:rFonts w:ascii="Cambria Math" w:hAnsi="Cambria Math"/>
            <w:sz w:val="20"/>
            <w:szCs w:val="20"/>
            <w:highlight w:val="yellow"/>
          </w:rPr>
          <m:t xml:space="preserve">, and </m:t>
        </m:r>
        <m:r>
          <w:rPr>
            <w:rFonts w:ascii="Cambria Math" w:hAnsi="Cambria Math"/>
            <w:sz w:val="20"/>
            <w:szCs w:val="20"/>
            <w:highlight w:val="yellow"/>
          </w:rPr>
          <m:t>q=55</m:t>
        </m:r>
      </m:oMath>
      <w:r w:rsidR="00E84BA0" w:rsidRPr="003F3D90">
        <w:rPr>
          <w:sz w:val="20"/>
          <w:szCs w:val="20"/>
          <w:highlight w:val="yellow"/>
        </w:rPr>
        <w:t xml:space="preserve">. The dashed horizontal line indicates the analytical equilibrium benchmark. Shaded regions denote pointwise 95% confidence intervals across random seeds. Removing stability screen </w:t>
      </w:r>
      <w:r w:rsidR="000F2C9C" w:rsidRPr="003F3D90">
        <w:rPr>
          <w:sz w:val="20"/>
          <w:szCs w:val="20"/>
          <w:highlight w:val="yellow"/>
        </w:rPr>
        <w:t>can</w:t>
      </w:r>
      <w:r w:rsidR="00E84BA0" w:rsidRPr="003F3D90">
        <w:rPr>
          <w:sz w:val="20"/>
          <w:szCs w:val="20"/>
          <w:highlight w:val="yellow"/>
        </w:rPr>
        <w:t xml:space="preserve"> </w:t>
      </w:r>
      <w:r w:rsidR="000F2C9C" w:rsidRPr="003F3D90">
        <w:rPr>
          <w:sz w:val="20"/>
          <w:szCs w:val="20"/>
          <w:highlight w:val="yellow"/>
        </w:rPr>
        <w:t>lead to earlier acceptance of profiles before</w:t>
      </w:r>
      <w:r w:rsidR="0028749B" w:rsidRPr="003F3D90">
        <w:rPr>
          <w:sz w:val="20"/>
          <w:szCs w:val="20"/>
          <w:highlight w:val="yellow"/>
        </w:rPr>
        <w:t xml:space="preserve"> effort behavior has fully stabilized, while removing exploitability verification can yield visually stable but less strategically realizable terminal behavior.</w:t>
      </w:r>
      <w:r w:rsidR="0028749B" w:rsidRPr="003F3D90">
        <w:rPr>
          <w:sz w:val="20"/>
          <w:szCs w:val="20"/>
        </w:rPr>
        <w:t xml:space="preserve"> </w:t>
      </w:r>
    </w:p>
    <w:p w14:paraId="3E4F281C" w14:textId="590F1420" w:rsidR="00F00C6E" w:rsidRPr="003F3D90" w:rsidRDefault="000F2C9C" w:rsidP="008574E3">
      <w:pPr>
        <w:spacing w:before="240" w:after="240" w:line="360" w:lineRule="auto"/>
        <w:jc w:val="both"/>
      </w:pPr>
      <w:r w:rsidRPr="003F3D90">
        <w:lastRenderedPageBreak/>
        <w:t>Taken together, the ablations show that TEL-PPO depends not only on PPO-based self-play optimization, but also on explicit equilibrium-verification mechanisms. These modules should be interpreted as part of the effective equilibrium-identification procedure: they determine whether a stabilized self-play outcome is also accepted as an approximate equilibrium under the adopted verification criterion</w:t>
      </w:r>
      <w:r w:rsidR="00F17CD6" w:rsidRPr="003F3D90">
        <w:t>.</w:t>
      </w:r>
    </w:p>
    <w:p w14:paraId="56673086" w14:textId="745C94BB" w:rsidR="003F4DEC" w:rsidRPr="003F3D90" w:rsidRDefault="003F4DEC" w:rsidP="003F4DEC">
      <w:pPr>
        <w:spacing w:before="240" w:after="240" w:line="360" w:lineRule="auto"/>
        <w:jc w:val="both"/>
        <w:rPr>
          <w:b/>
          <w:bCs/>
          <w:color w:val="000000" w:themeColor="text1"/>
        </w:rPr>
      </w:pPr>
      <w:r w:rsidRPr="003F3D90">
        <w:rPr>
          <w:b/>
          <w:bCs/>
        </w:rPr>
        <w:t>5.3.</w:t>
      </w:r>
      <w:r w:rsidR="001050EF" w:rsidRPr="003F3D90">
        <w:rPr>
          <w:b/>
          <w:bCs/>
        </w:rPr>
        <w:t>5</w:t>
      </w:r>
      <w:r w:rsidRPr="003F3D90">
        <w:rPr>
          <w:b/>
          <w:bCs/>
        </w:rPr>
        <w:t xml:space="preserve"> </w:t>
      </w:r>
      <w:r w:rsidRPr="003F3D90">
        <w:rPr>
          <w:b/>
          <w:bCs/>
          <w:color w:val="000000" w:themeColor="text1"/>
        </w:rPr>
        <w:t xml:space="preserve">Quantitative </w:t>
      </w:r>
      <w:r w:rsidR="00C95C25" w:rsidRPr="003F3D90">
        <w:rPr>
          <w:b/>
          <w:bCs/>
          <w:color w:val="000000" w:themeColor="text1"/>
        </w:rPr>
        <w:t>Summary of Equilibrium Recovery</w:t>
      </w:r>
      <w:r w:rsidRPr="003F3D90">
        <w:rPr>
          <w:b/>
          <w:bCs/>
          <w:color w:val="000000" w:themeColor="text1"/>
        </w:rPr>
        <w:t xml:space="preserve"> Across Scenarios and </w:t>
      </w:r>
      <w:r w:rsidR="00C95C25" w:rsidRPr="003F3D90">
        <w:rPr>
          <w:b/>
          <w:bCs/>
          <w:color w:val="000000" w:themeColor="text1"/>
        </w:rPr>
        <w:t>N</w:t>
      </w:r>
      <w:r w:rsidRPr="003F3D90">
        <w:rPr>
          <w:b/>
          <w:bCs/>
          <w:color w:val="000000" w:themeColor="text1"/>
        </w:rPr>
        <w:t xml:space="preserve">oise </w:t>
      </w:r>
      <w:r w:rsidR="00C95C25" w:rsidRPr="003F3D90">
        <w:rPr>
          <w:b/>
          <w:bCs/>
          <w:color w:val="000000" w:themeColor="text1"/>
        </w:rPr>
        <w:t>L</w:t>
      </w:r>
      <w:r w:rsidRPr="003F3D90">
        <w:rPr>
          <w:b/>
          <w:bCs/>
          <w:color w:val="000000" w:themeColor="text1"/>
        </w:rPr>
        <w:t>evels</w:t>
      </w:r>
    </w:p>
    <w:p w14:paraId="4FBD7692" w14:textId="1F214412" w:rsidR="003F4DEC" w:rsidRPr="003F3D90" w:rsidRDefault="00BD18F9" w:rsidP="003F4DEC">
      <w:pPr>
        <w:spacing w:before="240" w:after="240" w:line="360" w:lineRule="auto"/>
        <w:jc w:val="both"/>
      </w:pPr>
      <w:r w:rsidRPr="003F3D90">
        <w:t xml:space="preserve">Finally, we provide a consolidated quantitative summary of equilibrium recovery across scenarios and noise levels. Figure 8 visualizes learned effort estimates relative to the analytical benchmarks, highlighting both seed-level dispersion and scenario-specific equilibrium structure across symmetric and heterogeneous settings. We complement this visual summary with quantitative metrics, including </w:t>
      </w:r>
      <w:r w:rsidR="00CF2AED" w:rsidRPr="003F3D90">
        <w:t xml:space="preserve">estimated effort, </w:t>
      </w:r>
      <w:r w:rsidRPr="003F3D90">
        <w:t>absolute and relative error, exploitability, structural</w:t>
      </w:r>
      <w:r w:rsidR="00CF2AED" w:rsidRPr="003F3D90">
        <w:t xml:space="preserve"> consistency</w:t>
      </w:r>
      <w:r w:rsidRPr="003F3D90">
        <w:t xml:space="preserve"> diagnostics, and convergence</w:t>
      </w:r>
      <w:r w:rsidR="00CF2AED" w:rsidRPr="003F3D90">
        <w:t>-certification status</w:t>
      </w:r>
      <w:r w:rsidR="003F4DEC" w:rsidRPr="003F3D90">
        <w:t>.</w:t>
      </w:r>
    </w:p>
    <w:p w14:paraId="327A9C7A" w14:textId="6EBEF3E0" w:rsidR="003F4DEC" w:rsidRPr="003F3D90" w:rsidRDefault="00BD18F9" w:rsidP="003F4DEC">
      <w:pPr>
        <w:spacing w:before="240" w:after="240" w:line="360" w:lineRule="auto"/>
        <w:jc w:val="both"/>
      </w:pPr>
      <w:r w:rsidRPr="003F3D90">
        <w:t xml:space="preserve">Figure 8 </w:t>
      </w:r>
      <w:r w:rsidR="00CF2AED" w:rsidRPr="003F3D90">
        <w:t>equilibrium recovery across scenarios and noise levels. Overall, the learned effort estimates remain close to the analytical benchmarks in the symmetric two-player baseline, and approximation error generally increases as the environment becomes noisier or structurally more complex. The three-player and heterogeneous settings are more challenging, but TEL-PPO still recovers the qualitative structure of the analytical solution in several cases. In symmetric settings, the learned efforts remain approximately symmetric. In the heterogeneous-cost setting, TEL-PPO recovers the predicted effort ordering, with the lower-cost player exerting higher effort. In the heterogeneous-ability setting, TEL-PPO remains close to the ability-adjusted analytical benchmark, indicating that the method can recover equilibrium effort under asymmetric performance advantages</w:t>
      </w:r>
      <w:r w:rsidR="003F4DEC" w:rsidRPr="003F3D90">
        <w:t>.</w:t>
      </w:r>
    </w:p>
    <w:p w14:paraId="24D1BB34" w14:textId="5F4BCC2B" w:rsidR="003F4DEC" w:rsidRPr="003F3D90" w:rsidRDefault="005003C5" w:rsidP="003F4DEC">
      <w:pPr>
        <w:spacing w:before="240" w:after="240" w:line="360" w:lineRule="auto"/>
        <w:jc w:val="both"/>
        <w:rPr>
          <w:color w:val="000000" w:themeColor="text1"/>
        </w:rPr>
      </w:pPr>
      <w:r w:rsidRPr="003F3D90">
        <w:rPr>
          <w:noProof/>
          <w:color w:val="000000" w:themeColor="text1"/>
          <w14:ligatures w14:val="standardContextual"/>
        </w:rPr>
        <w:lastRenderedPageBreak/>
        <w:drawing>
          <wp:inline distT="0" distB="0" distL="0" distR="0" wp14:anchorId="79E468BB" wp14:editId="2ECDA439">
            <wp:extent cx="5943600" cy="3533140"/>
            <wp:effectExtent l="0" t="0" r="0" b="0"/>
            <wp:docPr id="95621774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217749" name="Picture 956217749"/>
                    <pic:cNvPicPr/>
                  </pic:nvPicPr>
                  <pic:blipFill>
                    <a:blip r:embed="rId15"/>
                    <a:stretch>
                      <a:fillRect/>
                    </a:stretch>
                  </pic:blipFill>
                  <pic:spPr>
                    <a:xfrm>
                      <a:off x="0" y="0"/>
                      <a:ext cx="5943600" cy="3533140"/>
                    </a:xfrm>
                    <a:prstGeom prst="rect">
                      <a:avLst/>
                    </a:prstGeom>
                  </pic:spPr>
                </pic:pic>
              </a:graphicData>
            </a:graphic>
          </wp:inline>
        </w:drawing>
      </w:r>
    </w:p>
    <w:p w14:paraId="1D078D4A" w14:textId="553D4AAD" w:rsidR="003F4DEC" w:rsidRPr="003F3D90" w:rsidRDefault="003F4DEC" w:rsidP="003F4DEC">
      <w:pPr>
        <w:spacing w:before="240" w:after="240" w:line="360" w:lineRule="auto"/>
        <w:rPr>
          <w:sz w:val="20"/>
          <w:szCs w:val="20"/>
        </w:rPr>
      </w:pPr>
      <w:r w:rsidRPr="003F3D90">
        <w:rPr>
          <w:rStyle w:val="Strong"/>
          <w:sz w:val="20"/>
          <w:szCs w:val="20"/>
        </w:rPr>
        <w:t xml:space="preserve">Figure </w:t>
      </w:r>
      <w:r w:rsidR="000D70D1" w:rsidRPr="003F3D90">
        <w:rPr>
          <w:rStyle w:val="Strong"/>
          <w:sz w:val="20"/>
          <w:szCs w:val="20"/>
        </w:rPr>
        <w:t>8</w:t>
      </w:r>
      <w:r w:rsidRPr="003F3D90">
        <w:rPr>
          <w:rStyle w:val="Strong"/>
          <w:sz w:val="20"/>
          <w:szCs w:val="20"/>
        </w:rPr>
        <w:t>.</w:t>
      </w:r>
      <w:r w:rsidRPr="003F3D90">
        <w:rPr>
          <w:rStyle w:val="Strong"/>
          <w:b w:val="0"/>
          <w:bCs w:val="0"/>
          <w:sz w:val="20"/>
          <w:szCs w:val="20"/>
        </w:rPr>
        <w:t xml:space="preserve"> </w:t>
      </w:r>
      <w:r w:rsidR="004F6E3C" w:rsidRPr="003F3D90">
        <w:rPr>
          <w:b/>
          <w:bCs/>
          <w:sz w:val="20"/>
          <w:szCs w:val="20"/>
        </w:rPr>
        <w:t>Equilibrium Recovery Across Scenarios and Noise Levels</w:t>
      </w:r>
      <w:r w:rsidRPr="003F3D90">
        <w:rPr>
          <w:b/>
          <w:bCs/>
          <w:sz w:val="20"/>
          <w:szCs w:val="20"/>
        </w:rPr>
        <w:br/>
      </w:r>
      <w:r w:rsidR="00CF2AED" w:rsidRPr="003F3D90">
        <w:rPr>
          <w:sz w:val="20"/>
          <w:szCs w:val="20"/>
        </w:rPr>
        <w:t>The figure compares learned equilibrium-effort estimates with the analytical benchmark across symmetric and heterogeneous tournament settings. Horizontal dashed lines indicate theoretical equilibrium efforts, larger markers show means across random seeds, and smaller markers show seed-level estimates. In heterogeneous settings, separate markers are shown for the two agents when applicable. Higher noise generally increases dispersion and approximation error, while the qualitative equilibrium structure is often preserved</w:t>
      </w:r>
      <w:r w:rsidRPr="003F3D90">
        <w:rPr>
          <w:sz w:val="20"/>
          <w:szCs w:val="20"/>
        </w:rPr>
        <w:t>.</w:t>
      </w:r>
    </w:p>
    <w:p w14:paraId="45C409BA" w14:textId="6A25015F" w:rsidR="003F4DEC" w:rsidRPr="003F3D90" w:rsidRDefault="00BD18F9" w:rsidP="008574E3">
      <w:pPr>
        <w:spacing w:before="240" w:after="240" w:line="360" w:lineRule="auto"/>
        <w:jc w:val="both"/>
        <w:rPr>
          <w:color w:val="000000" w:themeColor="text1"/>
          <w:sz w:val="20"/>
          <w:szCs w:val="20"/>
        </w:rPr>
      </w:pPr>
      <w:r w:rsidRPr="003F3D90">
        <w:t>Tables 3 and 4 provide a consolidated quantitative summary of equilibrium recovery across scenarios and noise levels. To avoid overloading the main text, we report the most decision-relevant metrics here—estimated equilibrium effort, absolute and relative error relative to theory, exploitability, structural-gap diagnostics, and steps to convergence—while finer-grained diagnostics are deferred to the appendix. Overall, TEL-PPO is most accurate in the symmetric two-player benchmark and becomes less precise as noise increases or as the tournament structure becomes more complex, although qualitative equilibrium structure is often preserved even when convergence is harder to certify</w:t>
      </w:r>
      <w:r w:rsidR="003F4DEC" w:rsidRPr="003F3D90">
        <w:t>.</w:t>
      </w:r>
    </w:p>
    <w:p w14:paraId="0CB6071B" w14:textId="2EA7A94F" w:rsidR="003F4DEC" w:rsidRPr="00F35E9F" w:rsidRDefault="003F4DEC" w:rsidP="00C95C25">
      <w:pPr>
        <w:spacing w:before="240" w:after="240" w:line="360" w:lineRule="auto"/>
        <w:jc w:val="both"/>
        <w:rPr>
          <w:b/>
          <w:bCs/>
          <w:color w:val="000000" w:themeColor="text1"/>
        </w:rPr>
      </w:pPr>
      <w:r w:rsidRPr="00F35E9F">
        <w:rPr>
          <w:b/>
          <w:bCs/>
        </w:rPr>
        <w:t xml:space="preserve">Table 3 : </w:t>
      </w:r>
      <w:r w:rsidR="00C95C25" w:rsidRPr="00F35E9F">
        <w:rPr>
          <w:b/>
          <w:bCs/>
        </w:rPr>
        <w:t>Quantitative summary for symmetric two-player and three-player settings</w:t>
      </w:r>
    </w:p>
    <w:tbl>
      <w:tblPr>
        <w:tblStyle w:val="TableGridLight"/>
        <w:tblW w:w="0" w:type="auto"/>
        <w:tblLook w:val="04A0" w:firstRow="1" w:lastRow="0" w:firstColumn="1" w:lastColumn="0" w:noHBand="0" w:noVBand="1"/>
      </w:tblPr>
      <w:tblGrid>
        <w:gridCol w:w="1223"/>
        <w:gridCol w:w="392"/>
        <w:gridCol w:w="900"/>
        <w:gridCol w:w="1440"/>
        <w:gridCol w:w="720"/>
        <w:gridCol w:w="1260"/>
        <w:gridCol w:w="1170"/>
        <w:gridCol w:w="990"/>
        <w:gridCol w:w="1193"/>
      </w:tblGrid>
      <w:tr w:rsidR="003F4DEC" w:rsidRPr="003F3D90" w14:paraId="0704DFE5" w14:textId="77777777" w:rsidTr="001C62C8">
        <w:trPr>
          <w:trHeight w:val="165"/>
        </w:trPr>
        <w:tc>
          <w:tcPr>
            <w:tcW w:w="1223" w:type="dxa"/>
            <w:hideMark/>
          </w:tcPr>
          <w:p w14:paraId="3E3B44D1" w14:textId="77777777" w:rsidR="003F4DEC" w:rsidRPr="003F3D90" w:rsidRDefault="003F4DEC" w:rsidP="001C62C8">
            <w:pPr>
              <w:pStyle w:val="NormalWeb"/>
              <w:spacing w:before="0" w:beforeAutospacing="0" w:after="0" w:afterAutospacing="0" w:line="276" w:lineRule="auto"/>
            </w:pPr>
            <w:r w:rsidRPr="003F3D90">
              <w:rPr>
                <w:b/>
                <w:bCs/>
                <w:color w:val="000000"/>
                <w:sz w:val="15"/>
                <w:szCs w:val="15"/>
              </w:rPr>
              <w:t>Scenario</w:t>
            </w:r>
          </w:p>
        </w:tc>
        <w:tc>
          <w:tcPr>
            <w:tcW w:w="392" w:type="dxa"/>
            <w:hideMark/>
          </w:tcPr>
          <w:p w14:paraId="02CBCDA3" w14:textId="77777777" w:rsidR="003F4DEC" w:rsidRPr="003F3D90" w:rsidRDefault="003F4DEC" w:rsidP="001C62C8">
            <w:pPr>
              <w:pStyle w:val="NormalWeb"/>
              <w:spacing w:before="0" w:beforeAutospacing="0" w:after="0" w:afterAutospacing="0" w:line="276" w:lineRule="auto"/>
            </w:pPr>
            <w:r w:rsidRPr="003F3D90">
              <w:rPr>
                <w:b/>
                <w:bCs/>
                <w:color w:val="000000"/>
                <w:sz w:val="15"/>
                <w:szCs w:val="15"/>
              </w:rPr>
              <w:t>q</w:t>
            </w:r>
          </w:p>
        </w:tc>
        <w:tc>
          <w:tcPr>
            <w:tcW w:w="900" w:type="dxa"/>
            <w:hideMark/>
          </w:tcPr>
          <w:p w14:paraId="5F9C932C" w14:textId="77777777" w:rsidR="003F4DEC" w:rsidRPr="003F3D90" w:rsidRDefault="003F4DEC" w:rsidP="001C62C8">
            <w:pPr>
              <w:pStyle w:val="NormalWeb"/>
              <w:spacing w:before="0" w:beforeAutospacing="0" w:after="0" w:afterAutospacing="0" w:line="276" w:lineRule="auto"/>
            </w:pPr>
            <w:r w:rsidRPr="003F3D90">
              <w:rPr>
                <w:b/>
                <w:bCs/>
                <w:color w:val="000000"/>
                <w:sz w:val="15"/>
                <w:szCs w:val="15"/>
              </w:rPr>
              <w:t>Method</w:t>
            </w:r>
          </w:p>
        </w:tc>
        <w:tc>
          <w:tcPr>
            <w:tcW w:w="1440" w:type="dxa"/>
            <w:hideMark/>
          </w:tcPr>
          <w:p w14:paraId="14C6D83B" w14:textId="698DDB11" w:rsidR="003F4DEC" w:rsidRPr="003F3D90" w:rsidRDefault="003F4DEC" w:rsidP="001C62C8">
            <w:pPr>
              <w:pStyle w:val="NormalWeb"/>
              <w:spacing w:before="0" w:beforeAutospacing="0" w:after="0" w:afterAutospacing="0" w:line="276" w:lineRule="auto"/>
            </w:pPr>
            <w:r w:rsidRPr="003F3D90">
              <w:rPr>
                <w:b/>
                <w:bCs/>
                <w:color w:val="000000"/>
                <w:sz w:val="15"/>
                <w:szCs w:val="15"/>
              </w:rPr>
              <w:t>Mean</w:t>
            </w:r>
            <w:r w:rsidR="00BD18F9" w:rsidRPr="003F3D90">
              <w:rPr>
                <w:b/>
                <w:bCs/>
                <w:color w:val="000000"/>
                <w:sz w:val="15"/>
                <w:szCs w:val="15"/>
              </w:rPr>
              <w:t xml:space="preserve"> </w:t>
            </w:r>
            <w:proofErr w:type="spellStart"/>
            <w:r w:rsidR="00BD18F9" w:rsidRPr="003F3D90">
              <w:rPr>
                <w:b/>
                <w:bCs/>
                <w:color w:val="000000"/>
                <w:sz w:val="15"/>
                <w:szCs w:val="15"/>
              </w:rPr>
              <w:t>effort</w:t>
            </w:r>
            <w:r w:rsidRPr="003F3D90">
              <w:rPr>
                <w:b/>
                <w:bCs/>
                <w:color w:val="000000"/>
                <w:sz w:val="15"/>
                <w:szCs w:val="15"/>
              </w:rPr>
              <w:t>±std</w:t>
            </w:r>
            <w:proofErr w:type="spellEnd"/>
          </w:p>
        </w:tc>
        <w:tc>
          <w:tcPr>
            <w:tcW w:w="720" w:type="dxa"/>
            <w:hideMark/>
          </w:tcPr>
          <w:p w14:paraId="2B62005D" w14:textId="77777777" w:rsidR="003F4DEC" w:rsidRPr="003F3D90" w:rsidRDefault="003F4DEC" w:rsidP="001C62C8">
            <w:pPr>
              <w:pStyle w:val="NormalWeb"/>
              <w:spacing w:before="0" w:beforeAutospacing="0" w:after="0" w:afterAutospacing="0" w:line="276" w:lineRule="auto"/>
            </w:pPr>
            <w:r w:rsidRPr="003F3D90">
              <w:rPr>
                <w:b/>
                <w:bCs/>
                <w:color w:val="000000"/>
                <w:sz w:val="15"/>
                <w:szCs w:val="15"/>
              </w:rPr>
              <w:t>|ē−e*|</w:t>
            </w:r>
          </w:p>
        </w:tc>
        <w:tc>
          <w:tcPr>
            <w:tcW w:w="1260" w:type="dxa"/>
            <w:hideMark/>
          </w:tcPr>
          <w:p w14:paraId="69B4BAB6" w14:textId="3E40607A" w:rsidR="003F4DEC" w:rsidRPr="003F3D90" w:rsidRDefault="003F4DEC" w:rsidP="001C62C8">
            <w:pPr>
              <w:pStyle w:val="NormalWeb"/>
              <w:spacing w:before="0" w:beforeAutospacing="0" w:after="0" w:afterAutospacing="0" w:line="276" w:lineRule="auto"/>
            </w:pPr>
            <w:r w:rsidRPr="003F3D90">
              <w:rPr>
                <w:b/>
                <w:bCs/>
                <w:color w:val="000000"/>
                <w:sz w:val="15"/>
                <w:szCs w:val="15"/>
              </w:rPr>
              <w:t>Re</w:t>
            </w:r>
            <w:r w:rsidR="00BD18F9" w:rsidRPr="003F3D90">
              <w:rPr>
                <w:b/>
                <w:bCs/>
                <w:color w:val="000000"/>
                <w:sz w:val="15"/>
                <w:szCs w:val="15"/>
              </w:rPr>
              <w:t>lative error</w:t>
            </w:r>
          </w:p>
        </w:tc>
        <w:tc>
          <w:tcPr>
            <w:tcW w:w="1170" w:type="dxa"/>
            <w:hideMark/>
          </w:tcPr>
          <w:p w14:paraId="556BCA88" w14:textId="77777777" w:rsidR="003F4DEC" w:rsidRPr="003F3D90" w:rsidRDefault="003F4DEC" w:rsidP="001C62C8">
            <w:pPr>
              <w:pStyle w:val="NormalWeb"/>
              <w:spacing w:before="0" w:beforeAutospacing="0" w:after="0" w:afterAutospacing="0" w:line="276" w:lineRule="auto"/>
            </w:pPr>
            <w:r w:rsidRPr="003F3D90">
              <w:rPr>
                <w:b/>
                <w:bCs/>
                <w:color w:val="000000"/>
                <w:sz w:val="15"/>
                <w:szCs w:val="15"/>
              </w:rPr>
              <w:t>Exploitability</w:t>
            </w:r>
          </w:p>
        </w:tc>
        <w:tc>
          <w:tcPr>
            <w:tcW w:w="990" w:type="dxa"/>
            <w:hideMark/>
          </w:tcPr>
          <w:p w14:paraId="2345AB42" w14:textId="65CA6646" w:rsidR="003F4DEC" w:rsidRPr="003F3D90" w:rsidRDefault="00CF2AED" w:rsidP="001C62C8">
            <w:pPr>
              <w:pStyle w:val="NormalWeb"/>
              <w:spacing w:before="0" w:beforeAutospacing="0" w:after="0" w:afterAutospacing="0" w:line="276" w:lineRule="auto"/>
            </w:pPr>
            <w:r w:rsidRPr="003F3D90">
              <w:rPr>
                <w:b/>
                <w:bCs/>
                <w:color w:val="000000"/>
                <w:sz w:val="15"/>
                <w:szCs w:val="15"/>
              </w:rPr>
              <w:t>Effort</w:t>
            </w:r>
            <w:r w:rsidR="003F4DEC" w:rsidRPr="003F3D90">
              <w:rPr>
                <w:b/>
                <w:bCs/>
                <w:color w:val="000000"/>
                <w:sz w:val="15"/>
                <w:szCs w:val="15"/>
              </w:rPr>
              <w:t xml:space="preserve"> Gap</w:t>
            </w:r>
          </w:p>
        </w:tc>
        <w:tc>
          <w:tcPr>
            <w:tcW w:w="1193" w:type="dxa"/>
            <w:hideMark/>
          </w:tcPr>
          <w:p w14:paraId="42C7D360" w14:textId="5867D471" w:rsidR="003F4DEC" w:rsidRPr="003F3D90" w:rsidRDefault="003F4DEC" w:rsidP="001C62C8">
            <w:pPr>
              <w:pStyle w:val="NormalWeb"/>
              <w:spacing w:before="0" w:beforeAutospacing="0" w:after="0" w:afterAutospacing="0" w:line="276" w:lineRule="auto"/>
            </w:pPr>
            <w:r w:rsidRPr="003F3D90">
              <w:rPr>
                <w:b/>
                <w:bCs/>
                <w:color w:val="000000"/>
                <w:sz w:val="15"/>
                <w:szCs w:val="15"/>
              </w:rPr>
              <w:t xml:space="preserve">Steps to </w:t>
            </w:r>
            <w:r w:rsidR="00BD18F9" w:rsidRPr="003F3D90">
              <w:rPr>
                <w:b/>
                <w:bCs/>
                <w:color w:val="000000"/>
                <w:sz w:val="15"/>
                <w:szCs w:val="15"/>
              </w:rPr>
              <w:t>Convergence</w:t>
            </w:r>
          </w:p>
        </w:tc>
      </w:tr>
      <w:tr w:rsidR="005003C5" w:rsidRPr="003F3D90" w14:paraId="134D6ABD" w14:textId="77777777" w:rsidTr="001C62C8">
        <w:trPr>
          <w:trHeight w:val="180"/>
        </w:trPr>
        <w:tc>
          <w:tcPr>
            <w:tcW w:w="1223" w:type="dxa"/>
            <w:hideMark/>
          </w:tcPr>
          <w:p w14:paraId="610E1BBF" w14:textId="77777777" w:rsidR="005003C5" w:rsidRPr="003F3D90" w:rsidRDefault="005003C5" w:rsidP="005003C5">
            <w:pPr>
              <w:pStyle w:val="NormalWeb"/>
              <w:spacing w:before="0" w:beforeAutospacing="0" w:after="0" w:afterAutospacing="0" w:line="276" w:lineRule="auto"/>
            </w:pPr>
            <w:r w:rsidRPr="003F3D90">
              <w:rPr>
                <w:b/>
                <w:bCs/>
                <w:color w:val="000000"/>
                <w:sz w:val="15"/>
                <w:szCs w:val="15"/>
              </w:rPr>
              <w:lastRenderedPageBreak/>
              <w:t>Two-Player</w:t>
            </w:r>
          </w:p>
        </w:tc>
        <w:tc>
          <w:tcPr>
            <w:tcW w:w="392" w:type="dxa"/>
            <w:hideMark/>
          </w:tcPr>
          <w:p w14:paraId="754B5A21" w14:textId="2164D179" w:rsidR="005003C5" w:rsidRPr="003F3D90" w:rsidRDefault="005003C5" w:rsidP="005003C5">
            <w:pPr>
              <w:pStyle w:val="NormalWeb"/>
              <w:spacing w:before="0" w:beforeAutospacing="0" w:after="0" w:afterAutospacing="0" w:line="276" w:lineRule="auto"/>
            </w:pPr>
            <w:r w:rsidRPr="003F3D90">
              <w:rPr>
                <w:color w:val="000000"/>
                <w:sz w:val="15"/>
                <w:szCs w:val="15"/>
              </w:rPr>
              <w:t>35</w:t>
            </w:r>
          </w:p>
        </w:tc>
        <w:tc>
          <w:tcPr>
            <w:tcW w:w="900" w:type="dxa"/>
            <w:hideMark/>
          </w:tcPr>
          <w:p w14:paraId="66CDABD5" w14:textId="233236A6" w:rsidR="005003C5" w:rsidRPr="003F3D90" w:rsidRDefault="005003C5" w:rsidP="005003C5">
            <w:pPr>
              <w:pStyle w:val="NormalWeb"/>
              <w:spacing w:before="0" w:beforeAutospacing="0" w:after="0" w:afterAutospacing="0" w:line="276" w:lineRule="auto"/>
            </w:pPr>
            <w:r w:rsidRPr="003F3D90">
              <w:rPr>
                <w:color w:val="000000"/>
                <w:sz w:val="15"/>
                <w:szCs w:val="15"/>
              </w:rPr>
              <w:t>Theory</w:t>
            </w:r>
          </w:p>
        </w:tc>
        <w:tc>
          <w:tcPr>
            <w:tcW w:w="1440" w:type="dxa"/>
            <w:hideMark/>
          </w:tcPr>
          <w:p w14:paraId="7B45F05A" w14:textId="09FED68E" w:rsidR="005003C5" w:rsidRPr="003F3D90" w:rsidRDefault="005003C5" w:rsidP="005003C5">
            <w:pPr>
              <w:pStyle w:val="NormalWeb"/>
              <w:spacing w:before="0" w:beforeAutospacing="0" w:after="0" w:afterAutospacing="0" w:line="276" w:lineRule="auto"/>
            </w:pPr>
            <w:r w:rsidRPr="003F3D90">
              <w:rPr>
                <w:color w:val="000000"/>
                <w:sz w:val="15"/>
                <w:szCs w:val="15"/>
              </w:rPr>
              <w:t>45.45</w:t>
            </w:r>
          </w:p>
        </w:tc>
        <w:tc>
          <w:tcPr>
            <w:tcW w:w="720" w:type="dxa"/>
            <w:hideMark/>
          </w:tcPr>
          <w:p w14:paraId="4522B511" w14:textId="2AB755BA" w:rsidR="005003C5" w:rsidRPr="003F3D90" w:rsidRDefault="005003C5" w:rsidP="005003C5">
            <w:pPr>
              <w:pStyle w:val="NormalWeb"/>
              <w:spacing w:before="0" w:beforeAutospacing="0" w:after="0" w:afterAutospacing="0" w:line="276" w:lineRule="auto"/>
            </w:pPr>
            <w:r w:rsidRPr="003F3D90">
              <w:rPr>
                <w:color w:val="000000"/>
                <w:sz w:val="15"/>
                <w:szCs w:val="15"/>
              </w:rPr>
              <w:t>0.00</w:t>
            </w:r>
          </w:p>
        </w:tc>
        <w:tc>
          <w:tcPr>
            <w:tcW w:w="1260" w:type="dxa"/>
            <w:hideMark/>
          </w:tcPr>
          <w:p w14:paraId="5F891721" w14:textId="4DC97C99" w:rsidR="005003C5" w:rsidRPr="003F3D90" w:rsidRDefault="005003C5" w:rsidP="005003C5">
            <w:pPr>
              <w:pStyle w:val="NormalWeb"/>
              <w:spacing w:before="0" w:beforeAutospacing="0" w:after="0" w:afterAutospacing="0" w:line="276" w:lineRule="auto"/>
            </w:pPr>
            <w:r w:rsidRPr="003F3D90">
              <w:rPr>
                <w:color w:val="000000"/>
                <w:sz w:val="15"/>
                <w:szCs w:val="15"/>
              </w:rPr>
              <w:t>0.00%</w:t>
            </w:r>
          </w:p>
        </w:tc>
        <w:tc>
          <w:tcPr>
            <w:tcW w:w="1170" w:type="dxa"/>
            <w:hideMark/>
          </w:tcPr>
          <w:p w14:paraId="2949318B" w14:textId="2122085A" w:rsidR="005003C5" w:rsidRPr="003F3D90" w:rsidRDefault="005003C5" w:rsidP="005003C5">
            <w:pPr>
              <w:pStyle w:val="NormalWeb"/>
              <w:spacing w:before="0" w:beforeAutospacing="0" w:after="0" w:afterAutospacing="0" w:line="276" w:lineRule="auto"/>
            </w:pPr>
            <w:r w:rsidRPr="003F3D90">
              <w:rPr>
                <w:color w:val="000000"/>
                <w:sz w:val="15"/>
                <w:szCs w:val="15"/>
              </w:rPr>
              <w:t>0.000</w:t>
            </w:r>
          </w:p>
        </w:tc>
        <w:tc>
          <w:tcPr>
            <w:tcW w:w="990" w:type="dxa"/>
            <w:hideMark/>
          </w:tcPr>
          <w:p w14:paraId="77FE7231" w14:textId="76CF2E2E" w:rsidR="005003C5" w:rsidRPr="003F3D90" w:rsidRDefault="005003C5" w:rsidP="005003C5">
            <w:pPr>
              <w:pStyle w:val="NormalWeb"/>
              <w:spacing w:before="0" w:beforeAutospacing="0" w:after="0" w:afterAutospacing="0" w:line="276" w:lineRule="auto"/>
            </w:pPr>
            <w:r w:rsidRPr="003F3D90">
              <w:rPr>
                <w:color w:val="000000"/>
                <w:sz w:val="15"/>
                <w:szCs w:val="15"/>
              </w:rPr>
              <w:t>0.00</w:t>
            </w:r>
          </w:p>
        </w:tc>
        <w:tc>
          <w:tcPr>
            <w:tcW w:w="1193" w:type="dxa"/>
            <w:hideMark/>
          </w:tcPr>
          <w:p w14:paraId="776FB3B0" w14:textId="763BC53C" w:rsidR="005003C5" w:rsidRPr="003F3D90" w:rsidRDefault="005003C5" w:rsidP="005003C5">
            <w:pPr>
              <w:pStyle w:val="NormalWeb"/>
              <w:spacing w:before="0" w:beforeAutospacing="0" w:after="0" w:afterAutospacing="0" w:line="276" w:lineRule="auto"/>
            </w:pPr>
            <w:r w:rsidRPr="003F3D90">
              <w:rPr>
                <w:color w:val="000000"/>
                <w:sz w:val="15"/>
                <w:szCs w:val="15"/>
              </w:rPr>
              <w:t>-</w:t>
            </w:r>
          </w:p>
        </w:tc>
      </w:tr>
      <w:tr w:rsidR="005003C5" w:rsidRPr="003F3D90" w14:paraId="7E13BCBA" w14:textId="77777777" w:rsidTr="001C62C8">
        <w:trPr>
          <w:trHeight w:val="165"/>
        </w:trPr>
        <w:tc>
          <w:tcPr>
            <w:tcW w:w="1223" w:type="dxa"/>
            <w:hideMark/>
          </w:tcPr>
          <w:p w14:paraId="1C049B9F" w14:textId="77777777" w:rsidR="005003C5" w:rsidRPr="003F3D90" w:rsidRDefault="005003C5" w:rsidP="005003C5">
            <w:pPr>
              <w:pStyle w:val="NormalWeb"/>
              <w:spacing w:before="0" w:beforeAutospacing="0" w:after="0" w:afterAutospacing="0" w:line="276" w:lineRule="auto"/>
            </w:pPr>
            <w:r w:rsidRPr="003F3D90">
              <w:rPr>
                <w:b/>
                <w:bCs/>
                <w:color w:val="000000"/>
                <w:sz w:val="15"/>
                <w:szCs w:val="15"/>
              </w:rPr>
              <w:t>Two-Player</w:t>
            </w:r>
          </w:p>
        </w:tc>
        <w:tc>
          <w:tcPr>
            <w:tcW w:w="392" w:type="dxa"/>
            <w:hideMark/>
          </w:tcPr>
          <w:p w14:paraId="77D2D6C2" w14:textId="21F81465" w:rsidR="005003C5" w:rsidRPr="003F3D90" w:rsidRDefault="005003C5" w:rsidP="005003C5">
            <w:pPr>
              <w:pStyle w:val="NormalWeb"/>
              <w:spacing w:before="0" w:beforeAutospacing="0" w:after="0" w:afterAutospacing="0" w:line="276" w:lineRule="auto"/>
            </w:pPr>
            <w:r w:rsidRPr="003F3D90">
              <w:rPr>
                <w:color w:val="000000"/>
                <w:sz w:val="15"/>
                <w:szCs w:val="15"/>
              </w:rPr>
              <w:t>35</w:t>
            </w:r>
          </w:p>
        </w:tc>
        <w:tc>
          <w:tcPr>
            <w:tcW w:w="900" w:type="dxa"/>
            <w:hideMark/>
          </w:tcPr>
          <w:p w14:paraId="6E85D2ED" w14:textId="581D4BA6" w:rsidR="005003C5" w:rsidRPr="003F3D90" w:rsidRDefault="005003C5" w:rsidP="005003C5">
            <w:pPr>
              <w:pStyle w:val="NormalWeb"/>
              <w:spacing w:before="0" w:beforeAutospacing="0" w:after="0" w:afterAutospacing="0" w:line="276" w:lineRule="auto"/>
            </w:pPr>
            <w:r w:rsidRPr="003F3D90">
              <w:rPr>
                <w:color w:val="000000"/>
                <w:sz w:val="15"/>
                <w:szCs w:val="15"/>
              </w:rPr>
              <w:t>Gradient</w:t>
            </w:r>
          </w:p>
        </w:tc>
        <w:tc>
          <w:tcPr>
            <w:tcW w:w="1440" w:type="dxa"/>
            <w:hideMark/>
          </w:tcPr>
          <w:p w14:paraId="1EF9B115" w14:textId="580C37BB" w:rsidR="005003C5" w:rsidRPr="003F3D90" w:rsidRDefault="005003C5" w:rsidP="005003C5">
            <w:pPr>
              <w:pStyle w:val="NormalWeb"/>
              <w:spacing w:before="0" w:beforeAutospacing="0" w:after="0" w:afterAutospacing="0" w:line="276" w:lineRule="auto"/>
            </w:pPr>
            <w:r w:rsidRPr="003F3D90">
              <w:rPr>
                <w:color w:val="000000"/>
                <w:sz w:val="15"/>
                <w:szCs w:val="15"/>
              </w:rPr>
              <w:t>45.45±0.00</w:t>
            </w:r>
          </w:p>
        </w:tc>
        <w:tc>
          <w:tcPr>
            <w:tcW w:w="720" w:type="dxa"/>
            <w:hideMark/>
          </w:tcPr>
          <w:p w14:paraId="6C0B2427" w14:textId="39BCEAB0" w:rsidR="005003C5" w:rsidRPr="003F3D90" w:rsidRDefault="005003C5" w:rsidP="005003C5">
            <w:pPr>
              <w:pStyle w:val="NormalWeb"/>
              <w:spacing w:before="0" w:beforeAutospacing="0" w:after="0" w:afterAutospacing="0" w:line="276" w:lineRule="auto"/>
            </w:pPr>
            <w:r w:rsidRPr="003F3D90">
              <w:rPr>
                <w:color w:val="000000"/>
                <w:sz w:val="15"/>
                <w:szCs w:val="15"/>
              </w:rPr>
              <w:t>0.00</w:t>
            </w:r>
          </w:p>
        </w:tc>
        <w:tc>
          <w:tcPr>
            <w:tcW w:w="1260" w:type="dxa"/>
            <w:hideMark/>
          </w:tcPr>
          <w:p w14:paraId="0276EED9" w14:textId="2E6C192D" w:rsidR="005003C5" w:rsidRPr="003F3D90" w:rsidRDefault="005003C5" w:rsidP="005003C5">
            <w:pPr>
              <w:pStyle w:val="NormalWeb"/>
              <w:spacing w:before="0" w:beforeAutospacing="0" w:after="0" w:afterAutospacing="0" w:line="276" w:lineRule="auto"/>
            </w:pPr>
            <w:r w:rsidRPr="003F3D90">
              <w:rPr>
                <w:color w:val="000000"/>
                <w:sz w:val="15"/>
                <w:szCs w:val="15"/>
              </w:rPr>
              <w:t>0.01%</w:t>
            </w:r>
          </w:p>
        </w:tc>
        <w:tc>
          <w:tcPr>
            <w:tcW w:w="1170" w:type="dxa"/>
            <w:hideMark/>
          </w:tcPr>
          <w:p w14:paraId="27B5A5EB" w14:textId="3D2BD4C1" w:rsidR="005003C5" w:rsidRPr="003F3D90" w:rsidRDefault="005003C5" w:rsidP="005003C5">
            <w:pPr>
              <w:pStyle w:val="NormalWeb"/>
              <w:spacing w:before="0" w:beforeAutospacing="0" w:after="0" w:afterAutospacing="0" w:line="276" w:lineRule="auto"/>
            </w:pPr>
            <w:r w:rsidRPr="003F3D90">
              <w:rPr>
                <w:color w:val="000000"/>
                <w:sz w:val="15"/>
                <w:szCs w:val="15"/>
              </w:rPr>
              <w:t>-</w:t>
            </w:r>
          </w:p>
        </w:tc>
        <w:tc>
          <w:tcPr>
            <w:tcW w:w="990" w:type="dxa"/>
            <w:hideMark/>
          </w:tcPr>
          <w:p w14:paraId="7EAAECDB" w14:textId="3BC2E4BA" w:rsidR="005003C5" w:rsidRPr="003F3D90" w:rsidRDefault="005003C5" w:rsidP="005003C5">
            <w:pPr>
              <w:pStyle w:val="NormalWeb"/>
              <w:spacing w:before="0" w:beforeAutospacing="0" w:after="0" w:afterAutospacing="0" w:line="276" w:lineRule="auto"/>
            </w:pPr>
            <w:r w:rsidRPr="003F3D90">
              <w:rPr>
                <w:color w:val="000000"/>
                <w:sz w:val="15"/>
                <w:szCs w:val="15"/>
              </w:rPr>
              <w:t>0.00</w:t>
            </w:r>
          </w:p>
        </w:tc>
        <w:tc>
          <w:tcPr>
            <w:tcW w:w="1193" w:type="dxa"/>
            <w:hideMark/>
          </w:tcPr>
          <w:p w14:paraId="7E4D7F25" w14:textId="6DCB116B" w:rsidR="005003C5" w:rsidRPr="003F3D90" w:rsidRDefault="005003C5" w:rsidP="005003C5">
            <w:pPr>
              <w:pStyle w:val="NormalWeb"/>
              <w:spacing w:before="0" w:beforeAutospacing="0" w:after="0" w:afterAutospacing="0" w:line="276" w:lineRule="auto"/>
            </w:pPr>
            <w:r w:rsidRPr="003F3D90">
              <w:rPr>
                <w:color w:val="000000"/>
                <w:sz w:val="15"/>
                <w:szCs w:val="15"/>
              </w:rPr>
              <w:t>-</w:t>
            </w:r>
          </w:p>
        </w:tc>
      </w:tr>
      <w:tr w:rsidR="005003C5" w:rsidRPr="003F3D90" w14:paraId="6C629AF0" w14:textId="77777777" w:rsidTr="001C62C8">
        <w:trPr>
          <w:trHeight w:val="165"/>
        </w:trPr>
        <w:tc>
          <w:tcPr>
            <w:tcW w:w="1223" w:type="dxa"/>
            <w:hideMark/>
          </w:tcPr>
          <w:p w14:paraId="563C2960" w14:textId="77777777" w:rsidR="005003C5" w:rsidRPr="003F3D90" w:rsidRDefault="005003C5" w:rsidP="005003C5">
            <w:pPr>
              <w:pStyle w:val="NormalWeb"/>
              <w:spacing w:before="0" w:beforeAutospacing="0" w:after="0" w:afterAutospacing="0" w:line="276" w:lineRule="auto"/>
            </w:pPr>
            <w:r w:rsidRPr="003F3D90">
              <w:rPr>
                <w:b/>
                <w:bCs/>
                <w:color w:val="000000"/>
                <w:sz w:val="15"/>
                <w:szCs w:val="15"/>
              </w:rPr>
              <w:t>Two-Player</w:t>
            </w:r>
          </w:p>
        </w:tc>
        <w:tc>
          <w:tcPr>
            <w:tcW w:w="392" w:type="dxa"/>
            <w:hideMark/>
          </w:tcPr>
          <w:p w14:paraId="5D0C20D0" w14:textId="11C4561A" w:rsidR="005003C5" w:rsidRPr="003F3D90" w:rsidRDefault="005003C5" w:rsidP="005003C5">
            <w:pPr>
              <w:pStyle w:val="NormalWeb"/>
              <w:spacing w:before="0" w:beforeAutospacing="0" w:after="0" w:afterAutospacing="0" w:line="276" w:lineRule="auto"/>
            </w:pPr>
            <w:r w:rsidRPr="003F3D90">
              <w:rPr>
                <w:color w:val="000000"/>
                <w:sz w:val="15"/>
                <w:szCs w:val="15"/>
              </w:rPr>
              <w:t>35</w:t>
            </w:r>
          </w:p>
        </w:tc>
        <w:tc>
          <w:tcPr>
            <w:tcW w:w="900" w:type="dxa"/>
            <w:hideMark/>
          </w:tcPr>
          <w:p w14:paraId="3553BCB5" w14:textId="7963F6C5" w:rsidR="005003C5" w:rsidRPr="003F3D90" w:rsidRDefault="005003C5" w:rsidP="005003C5">
            <w:pPr>
              <w:pStyle w:val="NormalWeb"/>
              <w:spacing w:before="0" w:beforeAutospacing="0" w:after="0" w:afterAutospacing="0" w:line="276" w:lineRule="auto"/>
            </w:pPr>
            <w:r w:rsidRPr="003F3D90">
              <w:rPr>
                <w:color w:val="000000"/>
                <w:sz w:val="15"/>
                <w:szCs w:val="15"/>
              </w:rPr>
              <w:t>TEL-PPO</w:t>
            </w:r>
          </w:p>
        </w:tc>
        <w:tc>
          <w:tcPr>
            <w:tcW w:w="1440" w:type="dxa"/>
            <w:hideMark/>
          </w:tcPr>
          <w:p w14:paraId="687B29DE" w14:textId="708BA1B1" w:rsidR="005003C5" w:rsidRPr="003F3D90" w:rsidRDefault="005003C5" w:rsidP="005003C5">
            <w:pPr>
              <w:pStyle w:val="NormalWeb"/>
              <w:spacing w:before="0" w:beforeAutospacing="0" w:after="0" w:afterAutospacing="0" w:line="276" w:lineRule="auto"/>
            </w:pPr>
            <w:r w:rsidRPr="003F3D90">
              <w:rPr>
                <w:color w:val="000000"/>
                <w:sz w:val="15"/>
                <w:szCs w:val="15"/>
              </w:rPr>
              <w:t>44.10±1.97</w:t>
            </w:r>
          </w:p>
        </w:tc>
        <w:tc>
          <w:tcPr>
            <w:tcW w:w="720" w:type="dxa"/>
            <w:hideMark/>
          </w:tcPr>
          <w:p w14:paraId="580219BD" w14:textId="6662FA1D" w:rsidR="005003C5" w:rsidRPr="003F3D90" w:rsidRDefault="005003C5" w:rsidP="005003C5">
            <w:pPr>
              <w:pStyle w:val="NormalWeb"/>
              <w:spacing w:before="0" w:beforeAutospacing="0" w:after="0" w:afterAutospacing="0" w:line="276" w:lineRule="auto"/>
            </w:pPr>
            <w:r w:rsidRPr="003F3D90">
              <w:rPr>
                <w:color w:val="000000"/>
                <w:sz w:val="15"/>
                <w:szCs w:val="15"/>
              </w:rPr>
              <w:t>1.96</w:t>
            </w:r>
          </w:p>
        </w:tc>
        <w:tc>
          <w:tcPr>
            <w:tcW w:w="1260" w:type="dxa"/>
            <w:hideMark/>
          </w:tcPr>
          <w:p w14:paraId="63A25DAC" w14:textId="7E3ED84E" w:rsidR="005003C5" w:rsidRPr="003F3D90" w:rsidRDefault="005003C5" w:rsidP="005003C5">
            <w:pPr>
              <w:pStyle w:val="NormalWeb"/>
              <w:spacing w:before="0" w:beforeAutospacing="0" w:after="0" w:afterAutospacing="0" w:line="276" w:lineRule="auto"/>
            </w:pPr>
            <w:r w:rsidRPr="003F3D90">
              <w:rPr>
                <w:color w:val="000000"/>
                <w:sz w:val="15"/>
                <w:szCs w:val="15"/>
              </w:rPr>
              <w:t>4.30%</w:t>
            </w:r>
          </w:p>
        </w:tc>
        <w:tc>
          <w:tcPr>
            <w:tcW w:w="1170" w:type="dxa"/>
            <w:hideMark/>
          </w:tcPr>
          <w:p w14:paraId="66F06C8B" w14:textId="49960D0D" w:rsidR="005003C5" w:rsidRPr="003F3D90" w:rsidRDefault="005003C5" w:rsidP="005003C5">
            <w:pPr>
              <w:pStyle w:val="NormalWeb"/>
              <w:spacing w:before="0" w:beforeAutospacing="0" w:after="0" w:afterAutospacing="0" w:line="276" w:lineRule="auto"/>
            </w:pPr>
            <w:r w:rsidRPr="003F3D90">
              <w:rPr>
                <w:color w:val="000000"/>
                <w:sz w:val="15"/>
                <w:szCs w:val="15"/>
              </w:rPr>
              <w:t>0.011</w:t>
            </w:r>
          </w:p>
        </w:tc>
        <w:tc>
          <w:tcPr>
            <w:tcW w:w="990" w:type="dxa"/>
            <w:hideMark/>
          </w:tcPr>
          <w:p w14:paraId="30810144" w14:textId="65E2B813" w:rsidR="005003C5" w:rsidRPr="003F3D90" w:rsidRDefault="005003C5" w:rsidP="005003C5">
            <w:pPr>
              <w:pStyle w:val="NormalWeb"/>
              <w:spacing w:before="0" w:beforeAutospacing="0" w:after="0" w:afterAutospacing="0" w:line="276" w:lineRule="auto"/>
            </w:pPr>
            <w:r w:rsidRPr="003F3D90">
              <w:rPr>
                <w:color w:val="000000"/>
                <w:sz w:val="15"/>
                <w:szCs w:val="15"/>
              </w:rPr>
              <w:t>0.08</w:t>
            </w:r>
          </w:p>
        </w:tc>
        <w:tc>
          <w:tcPr>
            <w:tcW w:w="1193" w:type="dxa"/>
            <w:hideMark/>
          </w:tcPr>
          <w:p w14:paraId="601A4F57" w14:textId="6EF237DF" w:rsidR="005003C5" w:rsidRPr="003F3D90" w:rsidRDefault="005003C5" w:rsidP="005003C5">
            <w:pPr>
              <w:pStyle w:val="NormalWeb"/>
              <w:spacing w:before="0" w:beforeAutospacing="0" w:after="0" w:afterAutospacing="0" w:line="276" w:lineRule="auto"/>
              <w:rPr>
                <w:highlight w:val="yellow"/>
              </w:rPr>
            </w:pPr>
            <w:r w:rsidRPr="003F3D90">
              <w:rPr>
                <w:color w:val="000000"/>
                <w:sz w:val="15"/>
                <w:szCs w:val="15"/>
                <w:highlight w:val="yellow"/>
              </w:rPr>
              <w:t>NC</w:t>
            </w:r>
          </w:p>
        </w:tc>
      </w:tr>
      <w:tr w:rsidR="005003C5" w:rsidRPr="003F3D90" w14:paraId="679A11F6" w14:textId="77777777" w:rsidTr="001C62C8">
        <w:trPr>
          <w:trHeight w:val="165"/>
        </w:trPr>
        <w:tc>
          <w:tcPr>
            <w:tcW w:w="1223" w:type="dxa"/>
            <w:hideMark/>
          </w:tcPr>
          <w:p w14:paraId="1DDEDD54" w14:textId="77777777" w:rsidR="005003C5" w:rsidRPr="003F3D90" w:rsidRDefault="005003C5" w:rsidP="005003C5">
            <w:pPr>
              <w:pStyle w:val="NormalWeb"/>
              <w:spacing w:before="0" w:beforeAutospacing="0" w:after="0" w:afterAutospacing="0" w:line="276" w:lineRule="auto"/>
            </w:pPr>
            <w:r w:rsidRPr="003F3D90">
              <w:rPr>
                <w:b/>
                <w:bCs/>
                <w:color w:val="000000"/>
                <w:sz w:val="15"/>
                <w:szCs w:val="15"/>
              </w:rPr>
              <w:t>Two-Player</w:t>
            </w:r>
          </w:p>
        </w:tc>
        <w:tc>
          <w:tcPr>
            <w:tcW w:w="392" w:type="dxa"/>
            <w:hideMark/>
          </w:tcPr>
          <w:p w14:paraId="09DDA7D3" w14:textId="54D8D1F5" w:rsidR="005003C5" w:rsidRPr="003F3D90" w:rsidRDefault="005003C5" w:rsidP="005003C5">
            <w:pPr>
              <w:pStyle w:val="NormalWeb"/>
              <w:spacing w:before="0" w:beforeAutospacing="0" w:after="0" w:afterAutospacing="0" w:line="276" w:lineRule="auto"/>
            </w:pPr>
            <w:r w:rsidRPr="003F3D90">
              <w:rPr>
                <w:color w:val="000000"/>
                <w:sz w:val="15"/>
                <w:szCs w:val="15"/>
              </w:rPr>
              <w:t>45</w:t>
            </w:r>
          </w:p>
        </w:tc>
        <w:tc>
          <w:tcPr>
            <w:tcW w:w="900" w:type="dxa"/>
            <w:hideMark/>
          </w:tcPr>
          <w:p w14:paraId="177C07FF" w14:textId="764002D6" w:rsidR="005003C5" w:rsidRPr="003F3D90" w:rsidRDefault="005003C5" w:rsidP="005003C5">
            <w:pPr>
              <w:pStyle w:val="NormalWeb"/>
              <w:spacing w:before="0" w:beforeAutospacing="0" w:after="0" w:afterAutospacing="0" w:line="276" w:lineRule="auto"/>
            </w:pPr>
            <w:r w:rsidRPr="003F3D90">
              <w:rPr>
                <w:color w:val="000000"/>
                <w:sz w:val="15"/>
                <w:szCs w:val="15"/>
              </w:rPr>
              <w:t>Theory</w:t>
            </w:r>
          </w:p>
        </w:tc>
        <w:tc>
          <w:tcPr>
            <w:tcW w:w="1440" w:type="dxa"/>
            <w:hideMark/>
          </w:tcPr>
          <w:p w14:paraId="0C4B79E9" w14:textId="4313F19D" w:rsidR="005003C5" w:rsidRPr="003F3D90" w:rsidRDefault="005003C5" w:rsidP="005003C5">
            <w:pPr>
              <w:pStyle w:val="NormalWeb"/>
              <w:spacing w:before="0" w:beforeAutospacing="0" w:after="0" w:afterAutospacing="0" w:line="276" w:lineRule="auto"/>
            </w:pPr>
            <w:r w:rsidRPr="003F3D90">
              <w:rPr>
                <w:color w:val="000000"/>
                <w:sz w:val="15"/>
                <w:szCs w:val="15"/>
              </w:rPr>
              <w:t>35.35</w:t>
            </w:r>
          </w:p>
        </w:tc>
        <w:tc>
          <w:tcPr>
            <w:tcW w:w="720" w:type="dxa"/>
            <w:hideMark/>
          </w:tcPr>
          <w:p w14:paraId="4690A2EE" w14:textId="0D747BFE" w:rsidR="005003C5" w:rsidRPr="003F3D90" w:rsidRDefault="005003C5" w:rsidP="005003C5">
            <w:pPr>
              <w:pStyle w:val="NormalWeb"/>
              <w:spacing w:before="0" w:beforeAutospacing="0" w:after="0" w:afterAutospacing="0" w:line="276" w:lineRule="auto"/>
            </w:pPr>
            <w:r w:rsidRPr="003F3D90">
              <w:rPr>
                <w:color w:val="000000"/>
                <w:sz w:val="15"/>
                <w:szCs w:val="15"/>
              </w:rPr>
              <w:t>0.00</w:t>
            </w:r>
          </w:p>
        </w:tc>
        <w:tc>
          <w:tcPr>
            <w:tcW w:w="1260" w:type="dxa"/>
            <w:hideMark/>
          </w:tcPr>
          <w:p w14:paraId="35C762A6" w14:textId="5CD25EC3" w:rsidR="005003C5" w:rsidRPr="003F3D90" w:rsidRDefault="005003C5" w:rsidP="005003C5">
            <w:pPr>
              <w:pStyle w:val="NormalWeb"/>
              <w:spacing w:before="0" w:beforeAutospacing="0" w:after="0" w:afterAutospacing="0" w:line="276" w:lineRule="auto"/>
            </w:pPr>
            <w:r w:rsidRPr="003F3D90">
              <w:rPr>
                <w:color w:val="000000"/>
                <w:sz w:val="15"/>
                <w:szCs w:val="15"/>
              </w:rPr>
              <w:t>0.00%</w:t>
            </w:r>
          </w:p>
        </w:tc>
        <w:tc>
          <w:tcPr>
            <w:tcW w:w="1170" w:type="dxa"/>
            <w:hideMark/>
          </w:tcPr>
          <w:p w14:paraId="3D203A25" w14:textId="0BD26FB2" w:rsidR="005003C5" w:rsidRPr="003F3D90" w:rsidRDefault="005003C5" w:rsidP="005003C5">
            <w:pPr>
              <w:pStyle w:val="NormalWeb"/>
              <w:spacing w:before="0" w:beforeAutospacing="0" w:after="0" w:afterAutospacing="0" w:line="276" w:lineRule="auto"/>
            </w:pPr>
            <w:r w:rsidRPr="003F3D90">
              <w:rPr>
                <w:color w:val="000000"/>
                <w:sz w:val="15"/>
                <w:szCs w:val="15"/>
              </w:rPr>
              <w:t>0.000</w:t>
            </w:r>
          </w:p>
        </w:tc>
        <w:tc>
          <w:tcPr>
            <w:tcW w:w="990" w:type="dxa"/>
            <w:hideMark/>
          </w:tcPr>
          <w:p w14:paraId="18636DFE" w14:textId="45FA3BAE" w:rsidR="005003C5" w:rsidRPr="003F3D90" w:rsidRDefault="005003C5" w:rsidP="005003C5">
            <w:pPr>
              <w:pStyle w:val="NormalWeb"/>
              <w:spacing w:before="0" w:beforeAutospacing="0" w:after="0" w:afterAutospacing="0" w:line="276" w:lineRule="auto"/>
            </w:pPr>
            <w:r w:rsidRPr="003F3D90">
              <w:rPr>
                <w:color w:val="000000"/>
                <w:sz w:val="15"/>
                <w:szCs w:val="15"/>
              </w:rPr>
              <w:t>0.00</w:t>
            </w:r>
          </w:p>
        </w:tc>
        <w:tc>
          <w:tcPr>
            <w:tcW w:w="1193" w:type="dxa"/>
            <w:hideMark/>
          </w:tcPr>
          <w:p w14:paraId="397F66DD" w14:textId="74F4DE8B" w:rsidR="005003C5" w:rsidRPr="003F3D90" w:rsidRDefault="005003C5" w:rsidP="005003C5">
            <w:pPr>
              <w:pStyle w:val="NormalWeb"/>
              <w:spacing w:before="0" w:beforeAutospacing="0" w:after="0" w:afterAutospacing="0" w:line="276" w:lineRule="auto"/>
              <w:rPr>
                <w:highlight w:val="yellow"/>
              </w:rPr>
            </w:pPr>
            <w:r w:rsidRPr="003F3D90">
              <w:rPr>
                <w:color w:val="000000"/>
                <w:sz w:val="15"/>
                <w:szCs w:val="15"/>
                <w:highlight w:val="yellow"/>
              </w:rPr>
              <w:t>-</w:t>
            </w:r>
          </w:p>
        </w:tc>
      </w:tr>
      <w:tr w:rsidR="005003C5" w:rsidRPr="003F3D90" w14:paraId="43511CEF" w14:textId="77777777" w:rsidTr="001C62C8">
        <w:trPr>
          <w:trHeight w:val="165"/>
        </w:trPr>
        <w:tc>
          <w:tcPr>
            <w:tcW w:w="1223" w:type="dxa"/>
            <w:hideMark/>
          </w:tcPr>
          <w:p w14:paraId="1CAFF6DE" w14:textId="77777777" w:rsidR="005003C5" w:rsidRPr="003F3D90" w:rsidRDefault="005003C5" w:rsidP="005003C5">
            <w:pPr>
              <w:pStyle w:val="NormalWeb"/>
              <w:spacing w:before="0" w:beforeAutospacing="0" w:after="0" w:afterAutospacing="0" w:line="276" w:lineRule="auto"/>
            </w:pPr>
            <w:r w:rsidRPr="003F3D90">
              <w:rPr>
                <w:b/>
                <w:bCs/>
                <w:color w:val="000000"/>
                <w:sz w:val="15"/>
                <w:szCs w:val="15"/>
              </w:rPr>
              <w:t>Two-Player</w:t>
            </w:r>
          </w:p>
        </w:tc>
        <w:tc>
          <w:tcPr>
            <w:tcW w:w="392" w:type="dxa"/>
            <w:hideMark/>
          </w:tcPr>
          <w:p w14:paraId="259E56BA" w14:textId="3B036BE9" w:rsidR="005003C5" w:rsidRPr="003F3D90" w:rsidRDefault="005003C5" w:rsidP="005003C5">
            <w:pPr>
              <w:pStyle w:val="NormalWeb"/>
              <w:spacing w:before="0" w:beforeAutospacing="0" w:after="0" w:afterAutospacing="0" w:line="276" w:lineRule="auto"/>
            </w:pPr>
            <w:r w:rsidRPr="003F3D90">
              <w:rPr>
                <w:color w:val="000000"/>
                <w:sz w:val="15"/>
                <w:szCs w:val="15"/>
              </w:rPr>
              <w:t>45</w:t>
            </w:r>
          </w:p>
        </w:tc>
        <w:tc>
          <w:tcPr>
            <w:tcW w:w="900" w:type="dxa"/>
            <w:hideMark/>
          </w:tcPr>
          <w:p w14:paraId="4671DA43" w14:textId="441A13E4" w:rsidR="005003C5" w:rsidRPr="003F3D90" w:rsidRDefault="005003C5" w:rsidP="005003C5">
            <w:pPr>
              <w:pStyle w:val="NormalWeb"/>
              <w:spacing w:before="0" w:beforeAutospacing="0" w:after="0" w:afterAutospacing="0" w:line="276" w:lineRule="auto"/>
            </w:pPr>
            <w:r w:rsidRPr="003F3D90">
              <w:rPr>
                <w:color w:val="000000"/>
                <w:sz w:val="15"/>
                <w:szCs w:val="15"/>
              </w:rPr>
              <w:t>Gradient</w:t>
            </w:r>
          </w:p>
        </w:tc>
        <w:tc>
          <w:tcPr>
            <w:tcW w:w="1440" w:type="dxa"/>
            <w:hideMark/>
          </w:tcPr>
          <w:p w14:paraId="18CF1B20" w14:textId="5A501C6E" w:rsidR="005003C5" w:rsidRPr="003F3D90" w:rsidRDefault="005003C5" w:rsidP="005003C5">
            <w:pPr>
              <w:pStyle w:val="NormalWeb"/>
              <w:spacing w:before="0" w:beforeAutospacing="0" w:after="0" w:afterAutospacing="0" w:line="276" w:lineRule="auto"/>
            </w:pPr>
            <w:r w:rsidRPr="003F3D90">
              <w:rPr>
                <w:color w:val="000000"/>
                <w:sz w:val="15"/>
                <w:szCs w:val="15"/>
              </w:rPr>
              <w:t>35.35±0.00</w:t>
            </w:r>
          </w:p>
        </w:tc>
        <w:tc>
          <w:tcPr>
            <w:tcW w:w="720" w:type="dxa"/>
            <w:hideMark/>
          </w:tcPr>
          <w:p w14:paraId="5C506BD9" w14:textId="44C93BB1" w:rsidR="005003C5" w:rsidRPr="003F3D90" w:rsidRDefault="005003C5" w:rsidP="005003C5">
            <w:pPr>
              <w:pStyle w:val="NormalWeb"/>
              <w:spacing w:before="0" w:beforeAutospacing="0" w:after="0" w:afterAutospacing="0" w:line="276" w:lineRule="auto"/>
            </w:pPr>
            <w:r w:rsidRPr="003F3D90">
              <w:rPr>
                <w:color w:val="000000"/>
                <w:sz w:val="15"/>
                <w:szCs w:val="15"/>
              </w:rPr>
              <w:t>0.00</w:t>
            </w:r>
          </w:p>
        </w:tc>
        <w:tc>
          <w:tcPr>
            <w:tcW w:w="1260" w:type="dxa"/>
            <w:hideMark/>
          </w:tcPr>
          <w:p w14:paraId="144639C7" w14:textId="679330BB" w:rsidR="005003C5" w:rsidRPr="003F3D90" w:rsidRDefault="005003C5" w:rsidP="005003C5">
            <w:pPr>
              <w:pStyle w:val="NormalWeb"/>
              <w:spacing w:before="0" w:beforeAutospacing="0" w:after="0" w:afterAutospacing="0" w:line="276" w:lineRule="auto"/>
            </w:pPr>
            <w:r w:rsidRPr="003F3D90">
              <w:rPr>
                <w:color w:val="000000"/>
                <w:sz w:val="15"/>
                <w:szCs w:val="15"/>
              </w:rPr>
              <w:t>0.01%</w:t>
            </w:r>
          </w:p>
        </w:tc>
        <w:tc>
          <w:tcPr>
            <w:tcW w:w="1170" w:type="dxa"/>
            <w:hideMark/>
          </w:tcPr>
          <w:p w14:paraId="652347E1" w14:textId="5BA77C5A" w:rsidR="005003C5" w:rsidRPr="003F3D90" w:rsidRDefault="005003C5" w:rsidP="005003C5">
            <w:pPr>
              <w:pStyle w:val="NormalWeb"/>
              <w:spacing w:before="0" w:beforeAutospacing="0" w:after="0" w:afterAutospacing="0" w:line="276" w:lineRule="auto"/>
            </w:pPr>
            <w:r w:rsidRPr="003F3D90">
              <w:rPr>
                <w:color w:val="000000"/>
                <w:sz w:val="15"/>
                <w:szCs w:val="15"/>
              </w:rPr>
              <w:t>-</w:t>
            </w:r>
          </w:p>
        </w:tc>
        <w:tc>
          <w:tcPr>
            <w:tcW w:w="990" w:type="dxa"/>
            <w:hideMark/>
          </w:tcPr>
          <w:p w14:paraId="1589729C" w14:textId="00E70C64" w:rsidR="005003C5" w:rsidRPr="003F3D90" w:rsidRDefault="005003C5" w:rsidP="005003C5">
            <w:pPr>
              <w:pStyle w:val="NormalWeb"/>
              <w:spacing w:before="0" w:beforeAutospacing="0" w:after="0" w:afterAutospacing="0" w:line="276" w:lineRule="auto"/>
            </w:pPr>
            <w:r w:rsidRPr="003F3D90">
              <w:rPr>
                <w:color w:val="000000"/>
                <w:sz w:val="15"/>
                <w:szCs w:val="15"/>
              </w:rPr>
              <w:t>0.00</w:t>
            </w:r>
          </w:p>
        </w:tc>
        <w:tc>
          <w:tcPr>
            <w:tcW w:w="1193" w:type="dxa"/>
            <w:hideMark/>
          </w:tcPr>
          <w:p w14:paraId="54FE856A" w14:textId="4ADDCD83" w:rsidR="005003C5" w:rsidRPr="003F3D90" w:rsidRDefault="005003C5" w:rsidP="005003C5">
            <w:pPr>
              <w:pStyle w:val="NormalWeb"/>
              <w:spacing w:before="0" w:beforeAutospacing="0" w:after="0" w:afterAutospacing="0" w:line="276" w:lineRule="auto"/>
              <w:rPr>
                <w:highlight w:val="yellow"/>
              </w:rPr>
            </w:pPr>
            <w:r w:rsidRPr="003F3D90">
              <w:rPr>
                <w:color w:val="000000"/>
                <w:sz w:val="15"/>
                <w:szCs w:val="15"/>
                <w:highlight w:val="yellow"/>
              </w:rPr>
              <w:t>-</w:t>
            </w:r>
          </w:p>
        </w:tc>
      </w:tr>
      <w:tr w:rsidR="005003C5" w:rsidRPr="003F3D90" w14:paraId="4E1D909E" w14:textId="77777777" w:rsidTr="001C62C8">
        <w:trPr>
          <w:trHeight w:val="165"/>
        </w:trPr>
        <w:tc>
          <w:tcPr>
            <w:tcW w:w="1223" w:type="dxa"/>
            <w:hideMark/>
          </w:tcPr>
          <w:p w14:paraId="19CFC61B" w14:textId="77777777" w:rsidR="005003C5" w:rsidRPr="003F3D90" w:rsidRDefault="005003C5" w:rsidP="005003C5">
            <w:pPr>
              <w:pStyle w:val="NormalWeb"/>
              <w:spacing w:before="0" w:beforeAutospacing="0" w:after="0" w:afterAutospacing="0" w:line="276" w:lineRule="auto"/>
            </w:pPr>
            <w:r w:rsidRPr="003F3D90">
              <w:rPr>
                <w:b/>
                <w:bCs/>
                <w:color w:val="000000"/>
                <w:sz w:val="15"/>
                <w:szCs w:val="15"/>
              </w:rPr>
              <w:t>Two-Player</w:t>
            </w:r>
          </w:p>
        </w:tc>
        <w:tc>
          <w:tcPr>
            <w:tcW w:w="392" w:type="dxa"/>
            <w:hideMark/>
          </w:tcPr>
          <w:p w14:paraId="52EFC603" w14:textId="44DE83CC" w:rsidR="005003C5" w:rsidRPr="003F3D90" w:rsidRDefault="005003C5" w:rsidP="005003C5">
            <w:pPr>
              <w:pStyle w:val="NormalWeb"/>
              <w:spacing w:before="0" w:beforeAutospacing="0" w:after="0" w:afterAutospacing="0" w:line="276" w:lineRule="auto"/>
            </w:pPr>
            <w:r w:rsidRPr="003F3D90">
              <w:rPr>
                <w:color w:val="000000"/>
                <w:sz w:val="15"/>
                <w:szCs w:val="15"/>
              </w:rPr>
              <w:t>45</w:t>
            </w:r>
          </w:p>
        </w:tc>
        <w:tc>
          <w:tcPr>
            <w:tcW w:w="900" w:type="dxa"/>
            <w:hideMark/>
          </w:tcPr>
          <w:p w14:paraId="538C3083" w14:textId="7F5C7771" w:rsidR="005003C5" w:rsidRPr="003F3D90" w:rsidRDefault="005003C5" w:rsidP="005003C5">
            <w:pPr>
              <w:pStyle w:val="NormalWeb"/>
              <w:spacing w:before="0" w:beforeAutospacing="0" w:after="0" w:afterAutospacing="0" w:line="276" w:lineRule="auto"/>
            </w:pPr>
            <w:r w:rsidRPr="003F3D90">
              <w:rPr>
                <w:color w:val="000000"/>
                <w:sz w:val="15"/>
                <w:szCs w:val="15"/>
              </w:rPr>
              <w:t>TEL-PPO</w:t>
            </w:r>
          </w:p>
        </w:tc>
        <w:tc>
          <w:tcPr>
            <w:tcW w:w="1440" w:type="dxa"/>
            <w:hideMark/>
          </w:tcPr>
          <w:p w14:paraId="442E001C" w14:textId="71CDFDD4" w:rsidR="005003C5" w:rsidRPr="003F3D90" w:rsidRDefault="005003C5" w:rsidP="005003C5">
            <w:pPr>
              <w:pStyle w:val="NormalWeb"/>
              <w:spacing w:before="0" w:beforeAutospacing="0" w:after="0" w:afterAutospacing="0" w:line="276" w:lineRule="auto"/>
            </w:pPr>
            <w:r w:rsidRPr="003F3D90">
              <w:rPr>
                <w:color w:val="000000"/>
                <w:sz w:val="15"/>
                <w:szCs w:val="15"/>
              </w:rPr>
              <w:t>34.96±0.98</w:t>
            </w:r>
          </w:p>
        </w:tc>
        <w:tc>
          <w:tcPr>
            <w:tcW w:w="720" w:type="dxa"/>
            <w:hideMark/>
          </w:tcPr>
          <w:p w14:paraId="33C708F1" w14:textId="4DB47333" w:rsidR="005003C5" w:rsidRPr="003F3D90" w:rsidRDefault="005003C5" w:rsidP="005003C5">
            <w:pPr>
              <w:pStyle w:val="NormalWeb"/>
              <w:spacing w:before="0" w:beforeAutospacing="0" w:after="0" w:afterAutospacing="0" w:line="276" w:lineRule="auto"/>
            </w:pPr>
            <w:r w:rsidRPr="003F3D90">
              <w:rPr>
                <w:color w:val="000000"/>
                <w:sz w:val="15"/>
                <w:szCs w:val="15"/>
              </w:rPr>
              <w:t>0.74</w:t>
            </w:r>
          </w:p>
        </w:tc>
        <w:tc>
          <w:tcPr>
            <w:tcW w:w="1260" w:type="dxa"/>
            <w:hideMark/>
          </w:tcPr>
          <w:p w14:paraId="75AEC610" w14:textId="07EC7542" w:rsidR="005003C5" w:rsidRPr="003F3D90" w:rsidRDefault="005003C5" w:rsidP="005003C5">
            <w:pPr>
              <w:pStyle w:val="NormalWeb"/>
              <w:spacing w:before="0" w:beforeAutospacing="0" w:after="0" w:afterAutospacing="0" w:line="276" w:lineRule="auto"/>
            </w:pPr>
            <w:r w:rsidRPr="003F3D90">
              <w:rPr>
                <w:color w:val="000000"/>
                <w:sz w:val="15"/>
                <w:szCs w:val="15"/>
              </w:rPr>
              <w:t>2.08%</w:t>
            </w:r>
          </w:p>
        </w:tc>
        <w:tc>
          <w:tcPr>
            <w:tcW w:w="1170" w:type="dxa"/>
            <w:hideMark/>
          </w:tcPr>
          <w:p w14:paraId="4CF13CB6" w14:textId="65582E32" w:rsidR="005003C5" w:rsidRPr="003F3D90" w:rsidRDefault="005003C5" w:rsidP="005003C5">
            <w:pPr>
              <w:pStyle w:val="NormalWeb"/>
              <w:spacing w:before="0" w:beforeAutospacing="0" w:after="0" w:afterAutospacing="0" w:line="276" w:lineRule="auto"/>
            </w:pPr>
            <w:r w:rsidRPr="003F3D90">
              <w:rPr>
                <w:color w:val="000000"/>
                <w:sz w:val="15"/>
                <w:szCs w:val="15"/>
              </w:rPr>
              <w:t>0.008</w:t>
            </w:r>
          </w:p>
        </w:tc>
        <w:tc>
          <w:tcPr>
            <w:tcW w:w="990" w:type="dxa"/>
            <w:hideMark/>
          </w:tcPr>
          <w:p w14:paraId="5DB2F758" w14:textId="76EF144C" w:rsidR="005003C5" w:rsidRPr="003F3D90" w:rsidRDefault="005003C5" w:rsidP="005003C5">
            <w:pPr>
              <w:pStyle w:val="NormalWeb"/>
              <w:spacing w:before="0" w:beforeAutospacing="0" w:after="0" w:afterAutospacing="0" w:line="276" w:lineRule="auto"/>
            </w:pPr>
            <w:r w:rsidRPr="003F3D90">
              <w:rPr>
                <w:color w:val="000000"/>
                <w:sz w:val="15"/>
                <w:szCs w:val="15"/>
              </w:rPr>
              <w:t>0.04</w:t>
            </w:r>
          </w:p>
        </w:tc>
        <w:tc>
          <w:tcPr>
            <w:tcW w:w="1193" w:type="dxa"/>
            <w:hideMark/>
          </w:tcPr>
          <w:p w14:paraId="35C7D405" w14:textId="5EF8B8E6" w:rsidR="005003C5" w:rsidRPr="003F3D90" w:rsidRDefault="005003C5" w:rsidP="005003C5">
            <w:pPr>
              <w:pStyle w:val="NormalWeb"/>
              <w:spacing w:before="0" w:beforeAutospacing="0" w:after="0" w:afterAutospacing="0" w:line="276" w:lineRule="auto"/>
              <w:rPr>
                <w:highlight w:val="yellow"/>
              </w:rPr>
            </w:pPr>
            <w:r w:rsidRPr="003F3D90">
              <w:rPr>
                <w:color w:val="000000"/>
                <w:sz w:val="15"/>
                <w:szCs w:val="15"/>
                <w:highlight w:val="yellow"/>
              </w:rPr>
              <w:t>NC</w:t>
            </w:r>
          </w:p>
        </w:tc>
      </w:tr>
      <w:tr w:rsidR="005003C5" w:rsidRPr="003F3D90" w14:paraId="1248EDAD" w14:textId="77777777" w:rsidTr="001C62C8">
        <w:trPr>
          <w:trHeight w:val="165"/>
        </w:trPr>
        <w:tc>
          <w:tcPr>
            <w:tcW w:w="1223" w:type="dxa"/>
            <w:hideMark/>
          </w:tcPr>
          <w:p w14:paraId="5F41DE34" w14:textId="77777777" w:rsidR="005003C5" w:rsidRPr="003F3D90" w:rsidRDefault="005003C5" w:rsidP="005003C5">
            <w:pPr>
              <w:pStyle w:val="NormalWeb"/>
              <w:spacing w:before="0" w:beforeAutospacing="0" w:after="0" w:afterAutospacing="0" w:line="276" w:lineRule="auto"/>
            </w:pPr>
            <w:r w:rsidRPr="003F3D90">
              <w:rPr>
                <w:b/>
                <w:bCs/>
                <w:color w:val="000000"/>
                <w:sz w:val="15"/>
                <w:szCs w:val="15"/>
              </w:rPr>
              <w:t>Two-Player</w:t>
            </w:r>
          </w:p>
        </w:tc>
        <w:tc>
          <w:tcPr>
            <w:tcW w:w="392" w:type="dxa"/>
            <w:hideMark/>
          </w:tcPr>
          <w:p w14:paraId="7CF664CD" w14:textId="7A253CDA" w:rsidR="005003C5" w:rsidRPr="003F3D90" w:rsidRDefault="005003C5" w:rsidP="005003C5">
            <w:pPr>
              <w:pStyle w:val="NormalWeb"/>
              <w:spacing w:before="0" w:beforeAutospacing="0" w:after="0" w:afterAutospacing="0" w:line="276" w:lineRule="auto"/>
            </w:pPr>
            <w:r w:rsidRPr="003F3D90">
              <w:rPr>
                <w:color w:val="000000"/>
                <w:sz w:val="15"/>
                <w:szCs w:val="15"/>
              </w:rPr>
              <w:t>55</w:t>
            </w:r>
          </w:p>
        </w:tc>
        <w:tc>
          <w:tcPr>
            <w:tcW w:w="900" w:type="dxa"/>
            <w:hideMark/>
          </w:tcPr>
          <w:p w14:paraId="13860C9A" w14:textId="69F97D19" w:rsidR="005003C5" w:rsidRPr="003F3D90" w:rsidRDefault="005003C5" w:rsidP="005003C5">
            <w:pPr>
              <w:pStyle w:val="NormalWeb"/>
              <w:spacing w:before="0" w:beforeAutospacing="0" w:after="0" w:afterAutospacing="0" w:line="276" w:lineRule="auto"/>
            </w:pPr>
            <w:r w:rsidRPr="003F3D90">
              <w:rPr>
                <w:color w:val="000000"/>
                <w:sz w:val="15"/>
                <w:szCs w:val="15"/>
              </w:rPr>
              <w:t>Theory</w:t>
            </w:r>
          </w:p>
        </w:tc>
        <w:tc>
          <w:tcPr>
            <w:tcW w:w="1440" w:type="dxa"/>
            <w:hideMark/>
          </w:tcPr>
          <w:p w14:paraId="189E3AA7" w14:textId="10977080" w:rsidR="005003C5" w:rsidRPr="003F3D90" w:rsidRDefault="005003C5" w:rsidP="005003C5">
            <w:pPr>
              <w:pStyle w:val="NormalWeb"/>
              <w:spacing w:before="0" w:beforeAutospacing="0" w:after="0" w:afterAutospacing="0" w:line="276" w:lineRule="auto"/>
            </w:pPr>
            <w:r w:rsidRPr="003F3D90">
              <w:rPr>
                <w:color w:val="000000"/>
                <w:sz w:val="15"/>
                <w:szCs w:val="15"/>
              </w:rPr>
              <w:t>28.93</w:t>
            </w:r>
          </w:p>
        </w:tc>
        <w:tc>
          <w:tcPr>
            <w:tcW w:w="720" w:type="dxa"/>
            <w:hideMark/>
          </w:tcPr>
          <w:p w14:paraId="093CCFD2" w14:textId="1989CA0B" w:rsidR="005003C5" w:rsidRPr="003F3D90" w:rsidRDefault="005003C5" w:rsidP="005003C5">
            <w:pPr>
              <w:pStyle w:val="NormalWeb"/>
              <w:spacing w:before="0" w:beforeAutospacing="0" w:after="0" w:afterAutospacing="0" w:line="276" w:lineRule="auto"/>
            </w:pPr>
            <w:r w:rsidRPr="003F3D90">
              <w:rPr>
                <w:color w:val="000000"/>
                <w:sz w:val="15"/>
                <w:szCs w:val="15"/>
              </w:rPr>
              <w:t>0.00</w:t>
            </w:r>
          </w:p>
        </w:tc>
        <w:tc>
          <w:tcPr>
            <w:tcW w:w="1260" w:type="dxa"/>
            <w:hideMark/>
          </w:tcPr>
          <w:p w14:paraId="7CFD52C6" w14:textId="0D41A99E" w:rsidR="005003C5" w:rsidRPr="003F3D90" w:rsidRDefault="005003C5" w:rsidP="005003C5">
            <w:pPr>
              <w:pStyle w:val="NormalWeb"/>
              <w:spacing w:before="0" w:beforeAutospacing="0" w:after="0" w:afterAutospacing="0" w:line="276" w:lineRule="auto"/>
            </w:pPr>
            <w:r w:rsidRPr="003F3D90">
              <w:rPr>
                <w:color w:val="000000"/>
                <w:sz w:val="15"/>
                <w:szCs w:val="15"/>
              </w:rPr>
              <w:t>0.00%</w:t>
            </w:r>
          </w:p>
        </w:tc>
        <w:tc>
          <w:tcPr>
            <w:tcW w:w="1170" w:type="dxa"/>
            <w:hideMark/>
          </w:tcPr>
          <w:p w14:paraId="1D5D6B92" w14:textId="55C18203" w:rsidR="005003C5" w:rsidRPr="003F3D90" w:rsidRDefault="005003C5" w:rsidP="005003C5">
            <w:pPr>
              <w:pStyle w:val="NormalWeb"/>
              <w:spacing w:before="0" w:beforeAutospacing="0" w:after="0" w:afterAutospacing="0" w:line="276" w:lineRule="auto"/>
            </w:pPr>
            <w:r w:rsidRPr="003F3D90">
              <w:rPr>
                <w:color w:val="000000"/>
                <w:sz w:val="15"/>
                <w:szCs w:val="15"/>
              </w:rPr>
              <w:t>0.000</w:t>
            </w:r>
          </w:p>
        </w:tc>
        <w:tc>
          <w:tcPr>
            <w:tcW w:w="990" w:type="dxa"/>
            <w:hideMark/>
          </w:tcPr>
          <w:p w14:paraId="23F47A43" w14:textId="1B9A4314" w:rsidR="005003C5" w:rsidRPr="003F3D90" w:rsidRDefault="005003C5" w:rsidP="005003C5">
            <w:pPr>
              <w:pStyle w:val="NormalWeb"/>
              <w:spacing w:before="0" w:beforeAutospacing="0" w:after="0" w:afterAutospacing="0" w:line="276" w:lineRule="auto"/>
            </w:pPr>
            <w:r w:rsidRPr="003F3D90">
              <w:rPr>
                <w:color w:val="000000"/>
                <w:sz w:val="15"/>
                <w:szCs w:val="15"/>
              </w:rPr>
              <w:t>0.00</w:t>
            </w:r>
          </w:p>
        </w:tc>
        <w:tc>
          <w:tcPr>
            <w:tcW w:w="1193" w:type="dxa"/>
            <w:hideMark/>
          </w:tcPr>
          <w:p w14:paraId="750314FC" w14:textId="54036B7C" w:rsidR="005003C5" w:rsidRPr="003F3D90" w:rsidRDefault="005003C5" w:rsidP="005003C5">
            <w:pPr>
              <w:pStyle w:val="NormalWeb"/>
              <w:spacing w:before="0" w:beforeAutospacing="0" w:after="0" w:afterAutospacing="0" w:line="276" w:lineRule="auto"/>
              <w:rPr>
                <w:highlight w:val="yellow"/>
              </w:rPr>
            </w:pPr>
            <w:r w:rsidRPr="003F3D90">
              <w:rPr>
                <w:color w:val="000000"/>
                <w:sz w:val="15"/>
                <w:szCs w:val="15"/>
                <w:highlight w:val="yellow"/>
              </w:rPr>
              <w:t>-</w:t>
            </w:r>
          </w:p>
        </w:tc>
      </w:tr>
      <w:tr w:rsidR="005003C5" w:rsidRPr="003F3D90" w14:paraId="630186EC" w14:textId="77777777" w:rsidTr="001C62C8">
        <w:trPr>
          <w:trHeight w:val="165"/>
        </w:trPr>
        <w:tc>
          <w:tcPr>
            <w:tcW w:w="1223" w:type="dxa"/>
            <w:hideMark/>
          </w:tcPr>
          <w:p w14:paraId="12D2CF81" w14:textId="77777777" w:rsidR="005003C5" w:rsidRPr="003F3D90" w:rsidRDefault="005003C5" w:rsidP="005003C5">
            <w:pPr>
              <w:pStyle w:val="NormalWeb"/>
              <w:spacing w:before="0" w:beforeAutospacing="0" w:after="0" w:afterAutospacing="0" w:line="276" w:lineRule="auto"/>
            </w:pPr>
            <w:r w:rsidRPr="003F3D90">
              <w:rPr>
                <w:b/>
                <w:bCs/>
                <w:color w:val="000000"/>
                <w:sz w:val="15"/>
                <w:szCs w:val="15"/>
              </w:rPr>
              <w:t>Two-Player</w:t>
            </w:r>
          </w:p>
        </w:tc>
        <w:tc>
          <w:tcPr>
            <w:tcW w:w="392" w:type="dxa"/>
            <w:hideMark/>
          </w:tcPr>
          <w:p w14:paraId="3C6F508B" w14:textId="71179515" w:rsidR="005003C5" w:rsidRPr="003F3D90" w:rsidRDefault="005003C5" w:rsidP="005003C5">
            <w:pPr>
              <w:pStyle w:val="NormalWeb"/>
              <w:spacing w:before="0" w:beforeAutospacing="0" w:after="0" w:afterAutospacing="0" w:line="276" w:lineRule="auto"/>
            </w:pPr>
            <w:r w:rsidRPr="003F3D90">
              <w:rPr>
                <w:color w:val="000000"/>
                <w:sz w:val="15"/>
                <w:szCs w:val="15"/>
              </w:rPr>
              <w:t>55</w:t>
            </w:r>
          </w:p>
        </w:tc>
        <w:tc>
          <w:tcPr>
            <w:tcW w:w="900" w:type="dxa"/>
            <w:hideMark/>
          </w:tcPr>
          <w:p w14:paraId="1571C5AE" w14:textId="34A5AFC8" w:rsidR="005003C5" w:rsidRPr="003F3D90" w:rsidRDefault="005003C5" w:rsidP="005003C5">
            <w:pPr>
              <w:pStyle w:val="NormalWeb"/>
              <w:spacing w:before="0" w:beforeAutospacing="0" w:after="0" w:afterAutospacing="0" w:line="276" w:lineRule="auto"/>
            </w:pPr>
            <w:r w:rsidRPr="003F3D90">
              <w:rPr>
                <w:color w:val="000000"/>
                <w:sz w:val="15"/>
                <w:szCs w:val="15"/>
              </w:rPr>
              <w:t>Gradient</w:t>
            </w:r>
          </w:p>
        </w:tc>
        <w:tc>
          <w:tcPr>
            <w:tcW w:w="1440" w:type="dxa"/>
            <w:hideMark/>
          </w:tcPr>
          <w:p w14:paraId="48B96E3D" w14:textId="0E5A285B" w:rsidR="005003C5" w:rsidRPr="003F3D90" w:rsidRDefault="005003C5" w:rsidP="005003C5">
            <w:pPr>
              <w:pStyle w:val="NormalWeb"/>
              <w:spacing w:before="0" w:beforeAutospacing="0" w:after="0" w:afterAutospacing="0" w:line="276" w:lineRule="auto"/>
            </w:pPr>
            <w:r w:rsidRPr="003F3D90">
              <w:rPr>
                <w:color w:val="000000"/>
                <w:sz w:val="15"/>
                <w:szCs w:val="15"/>
              </w:rPr>
              <w:t>28.92±0.00</w:t>
            </w:r>
          </w:p>
        </w:tc>
        <w:tc>
          <w:tcPr>
            <w:tcW w:w="720" w:type="dxa"/>
            <w:hideMark/>
          </w:tcPr>
          <w:p w14:paraId="0CC705B0" w14:textId="087A62F0" w:rsidR="005003C5" w:rsidRPr="003F3D90" w:rsidRDefault="005003C5" w:rsidP="005003C5">
            <w:pPr>
              <w:pStyle w:val="NormalWeb"/>
              <w:spacing w:before="0" w:beforeAutospacing="0" w:after="0" w:afterAutospacing="0" w:line="276" w:lineRule="auto"/>
            </w:pPr>
            <w:r w:rsidRPr="003F3D90">
              <w:rPr>
                <w:color w:val="000000"/>
                <w:sz w:val="15"/>
                <w:szCs w:val="15"/>
              </w:rPr>
              <w:t>0.00</w:t>
            </w:r>
          </w:p>
        </w:tc>
        <w:tc>
          <w:tcPr>
            <w:tcW w:w="1260" w:type="dxa"/>
            <w:hideMark/>
          </w:tcPr>
          <w:p w14:paraId="4A31D727" w14:textId="54DD26CD" w:rsidR="005003C5" w:rsidRPr="003F3D90" w:rsidRDefault="005003C5" w:rsidP="005003C5">
            <w:pPr>
              <w:pStyle w:val="NormalWeb"/>
              <w:spacing w:before="0" w:beforeAutospacing="0" w:after="0" w:afterAutospacing="0" w:line="276" w:lineRule="auto"/>
            </w:pPr>
            <w:r w:rsidRPr="003F3D90">
              <w:rPr>
                <w:color w:val="000000"/>
                <w:sz w:val="15"/>
                <w:szCs w:val="15"/>
              </w:rPr>
              <w:t>0.00%</w:t>
            </w:r>
          </w:p>
        </w:tc>
        <w:tc>
          <w:tcPr>
            <w:tcW w:w="1170" w:type="dxa"/>
            <w:hideMark/>
          </w:tcPr>
          <w:p w14:paraId="7517BF11" w14:textId="32ED875D" w:rsidR="005003C5" w:rsidRPr="003F3D90" w:rsidRDefault="005003C5" w:rsidP="005003C5">
            <w:pPr>
              <w:pStyle w:val="NormalWeb"/>
              <w:spacing w:before="0" w:beforeAutospacing="0" w:after="0" w:afterAutospacing="0" w:line="276" w:lineRule="auto"/>
            </w:pPr>
            <w:r w:rsidRPr="003F3D90">
              <w:rPr>
                <w:color w:val="000000"/>
                <w:sz w:val="15"/>
                <w:szCs w:val="15"/>
              </w:rPr>
              <w:t>-</w:t>
            </w:r>
          </w:p>
        </w:tc>
        <w:tc>
          <w:tcPr>
            <w:tcW w:w="990" w:type="dxa"/>
            <w:hideMark/>
          </w:tcPr>
          <w:p w14:paraId="2B09EF74" w14:textId="7F1978B8" w:rsidR="005003C5" w:rsidRPr="003F3D90" w:rsidRDefault="005003C5" w:rsidP="005003C5">
            <w:pPr>
              <w:pStyle w:val="NormalWeb"/>
              <w:spacing w:before="0" w:beforeAutospacing="0" w:after="0" w:afterAutospacing="0" w:line="276" w:lineRule="auto"/>
            </w:pPr>
            <w:r w:rsidRPr="003F3D90">
              <w:rPr>
                <w:color w:val="000000"/>
                <w:sz w:val="15"/>
                <w:szCs w:val="15"/>
              </w:rPr>
              <w:t>0.00</w:t>
            </w:r>
          </w:p>
        </w:tc>
        <w:tc>
          <w:tcPr>
            <w:tcW w:w="1193" w:type="dxa"/>
            <w:hideMark/>
          </w:tcPr>
          <w:p w14:paraId="37340DC8" w14:textId="1BC2C4BD" w:rsidR="005003C5" w:rsidRPr="003F3D90" w:rsidRDefault="005003C5" w:rsidP="005003C5">
            <w:pPr>
              <w:pStyle w:val="NormalWeb"/>
              <w:spacing w:before="0" w:beforeAutospacing="0" w:after="0" w:afterAutospacing="0" w:line="276" w:lineRule="auto"/>
              <w:rPr>
                <w:highlight w:val="yellow"/>
              </w:rPr>
            </w:pPr>
            <w:r w:rsidRPr="003F3D90">
              <w:rPr>
                <w:color w:val="000000"/>
                <w:sz w:val="15"/>
                <w:szCs w:val="15"/>
                <w:highlight w:val="yellow"/>
              </w:rPr>
              <w:t>-</w:t>
            </w:r>
          </w:p>
        </w:tc>
      </w:tr>
      <w:tr w:rsidR="005003C5" w:rsidRPr="003F3D90" w14:paraId="333BE9E9" w14:textId="77777777" w:rsidTr="001C62C8">
        <w:trPr>
          <w:trHeight w:val="165"/>
        </w:trPr>
        <w:tc>
          <w:tcPr>
            <w:tcW w:w="1223" w:type="dxa"/>
            <w:hideMark/>
          </w:tcPr>
          <w:p w14:paraId="4CA200B2" w14:textId="77777777" w:rsidR="005003C5" w:rsidRPr="003F3D90" w:rsidRDefault="005003C5" w:rsidP="005003C5">
            <w:pPr>
              <w:pStyle w:val="NormalWeb"/>
              <w:spacing w:before="0" w:beforeAutospacing="0" w:after="0" w:afterAutospacing="0" w:line="276" w:lineRule="auto"/>
            </w:pPr>
            <w:r w:rsidRPr="003F3D90">
              <w:rPr>
                <w:b/>
                <w:bCs/>
                <w:color w:val="000000"/>
                <w:sz w:val="15"/>
                <w:szCs w:val="15"/>
              </w:rPr>
              <w:t>Two-Player</w:t>
            </w:r>
          </w:p>
        </w:tc>
        <w:tc>
          <w:tcPr>
            <w:tcW w:w="392" w:type="dxa"/>
            <w:hideMark/>
          </w:tcPr>
          <w:p w14:paraId="7E019B41" w14:textId="624C4495" w:rsidR="005003C5" w:rsidRPr="003F3D90" w:rsidRDefault="005003C5" w:rsidP="005003C5">
            <w:pPr>
              <w:pStyle w:val="NormalWeb"/>
              <w:spacing w:before="0" w:beforeAutospacing="0" w:after="0" w:afterAutospacing="0" w:line="276" w:lineRule="auto"/>
            </w:pPr>
            <w:r w:rsidRPr="003F3D90">
              <w:rPr>
                <w:color w:val="000000"/>
                <w:sz w:val="15"/>
                <w:szCs w:val="15"/>
              </w:rPr>
              <w:t>55</w:t>
            </w:r>
          </w:p>
        </w:tc>
        <w:tc>
          <w:tcPr>
            <w:tcW w:w="900" w:type="dxa"/>
            <w:hideMark/>
          </w:tcPr>
          <w:p w14:paraId="1EAE10B7" w14:textId="6C6B62D6" w:rsidR="005003C5" w:rsidRPr="003F3D90" w:rsidRDefault="005003C5" w:rsidP="005003C5">
            <w:pPr>
              <w:pStyle w:val="NormalWeb"/>
              <w:spacing w:before="0" w:beforeAutospacing="0" w:after="0" w:afterAutospacing="0" w:line="276" w:lineRule="auto"/>
            </w:pPr>
            <w:r w:rsidRPr="003F3D90">
              <w:rPr>
                <w:color w:val="000000"/>
                <w:sz w:val="15"/>
                <w:szCs w:val="15"/>
              </w:rPr>
              <w:t>TEL-PPO</w:t>
            </w:r>
          </w:p>
        </w:tc>
        <w:tc>
          <w:tcPr>
            <w:tcW w:w="1440" w:type="dxa"/>
            <w:hideMark/>
          </w:tcPr>
          <w:p w14:paraId="16C3F8F3" w14:textId="2C1D0A00" w:rsidR="005003C5" w:rsidRPr="003F3D90" w:rsidRDefault="005003C5" w:rsidP="005003C5">
            <w:pPr>
              <w:pStyle w:val="NormalWeb"/>
              <w:spacing w:before="0" w:beforeAutospacing="0" w:after="0" w:afterAutospacing="0" w:line="276" w:lineRule="auto"/>
            </w:pPr>
            <w:r w:rsidRPr="003F3D90">
              <w:rPr>
                <w:color w:val="000000"/>
                <w:sz w:val="15"/>
                <w:szCs w:val="15"/>
              </w:rPr>
              <w:t>28.88±0.81</w:t>
            </w:r>
          </w:p>
        </w:tc>
        <w:tc>
          <w:tcPr>
            <w:tcW w:w="720" w:type="dxa"/>
            <w:hideMark/>
          </w:tcPr>
          <w:p w14:paraId="77324C27" w14:textId="5C882374" w:rsidR="005003C5" w:rsidRPr="003F3D90" w:rsidRDefault="005003C5" w:rsidP="005003C5">
            <w:pPr>
              <w:pStyle w:val="NormalWeb"/>
              <w:spacing w:before="0" w:beforeAutospacing="0" w:after="0" w:afterAutospacing="0" w:line="276" w:lineRule="auto"/>
            </w:pPr>
            <w:r w:rsidRPr="003F3D90">
              <w:rPr>
                <w:color w:val="000000"/>
                <w:sz w:val="15"/>
                <w:szCs w:val="15"/>
              </w:rPr>
              <w:t>0.68</w:t>
            </w:r>
          </w:p>
        </w:tc>
        <w:tc>
          <w:tcPr>
            <w:tcW w:w="1260" w:type="dxa"/>
            <w:hideMark/>
          </w:tcPr>
          <w:p w14:paraId="5FA0781D" w14:textId="3A2E3BE3" w:rsidR="005003C5" w:rsidRPr="003F3D90" w:rsidRDefault="005003C5" w:rsidP="005003C5">
            <w:pPr>
              <w:pStyle w:val="NormalWeb"/>
              <w:spacing w:before="0" w:beforeAutospacing="0" w:after="0" w:afterAutospacing="0" w:line="276" w:lineRule="auto"/>
            </w:pPr>
            <w:r w:rsidRPr="003F3D90">
              <w:rPr>
                <w:color w:val="000000"/>
                <w:sz w:val="15"/>
                <w:szCs w:val="15"/>
              </w:rPr>
              <w:t>2.36%</w:t>
            </w:r>
          </w:p>
        </w:tc>
        <w:tc>
          <w:tcPr>
            <w:tcW w:w="1170" w:type="dxa"/>
            <w:hideMark/>
          </w:tcPr>
          <w:p w14:paraId="2A2CEBCB" w14:textId="44813FEC" w:rsidR="005003C5" w:rsidRPr="003F3D90" w:rsidRDefault="005003C5" w:rsidP="005003C5">
            <w:pPr>
              <w:pStyle w:val="NormalWeb"/>
              <w:spacing w:before="0" w:beforeAutospacing="0" w:after="0" w:afterAutospacing="0" w:line="276" w:lineRule="auto"/>
            </w:pPr>
            <w:r w:rsidRPr="003F3D90">
              <w:rPr>
                <w:color w:val="000000"/>
                <w:sz w:val="15"/>
                <w:szCs w:val="15"/>
              </w:rPr>
              <w:t>0.006</w:t>
            </w:r>
          </w:p>
        </w:tc>
        <w:tc>
          <w:tcPr>
            <w:tcW w:w="990" w:type="dxa"/>
            <w:hideMark/>
          </w:tcPr>
          <w:p w14:paraId="185E9CDF" w14:textId="5A35C66B" w:rsidR="005003C5" w:rsidRPr="003F3D90" w:rsidRDefault="005003C5" w:rsidP="005003C5">
            <w:pPr>
              <w:pStyle w:val="NormalWeb"/>
              <w:spacing w:before="0" w:beforeAutospacing="0" w:after="0" w:afterAutospacing="0" w:line="276" w:lineRule="auto"/>
            </w:pPr>
            <w:r w:rsidRPr="003F3D90">
              <w:rPr>
                <w:color w:val="000000"/>
                <w:sz w:val="15"/>
                <w:szCs w:val="15"/>
              </w:rPr>
              <w:t>0.07</w:t>
            </w:r>
          </w:p>
        </w:tc>
        <w:tc>
          <w:tcPr>
            <w:tcW w:w="1193" w:type="dxa"/>
            <w:hideMark/>
          </w:tcPr>
          <w:p w14:paraId="00B4CD7D" w14:textId="004ADFC6" w:rsidR="005003C5" w:rsidRPr="003F3D90" w:rsidRDefault="005003C5" w:rsidP="005003C5">
            <w:pPr>
              <w:pStyle w:val="NormalWeb"/>
              <w:spacing w:before="0" w:beforeAutospacing="0" w:after="0" w:afterAutospacing="0" w:line="276" w:lineRule="auto"/>
              <w:rPr>
                <w:highlight w:val="yellow"/>
              </w:rPr>
            </w:pPr>
            <w:r w:rsidRPr="003F3D90">
              <w:rPr>
                <w:color w:val="000000"/>
                <w:sz w:val="15"/>
                <w:szCs w:val="15"/>
                <w:highlight w:val="yellow"/>
              </w:rPr>
              <w:t>NC</w:t>
            </w:r>
          </w:p>
        </w:tc>
      </w:tr>
      <w:tr w:rsidR="005003C5" w:rsidRPr="003F3D90" w14:paraId="2CC26D27" w14:textId="77777777" w:rsidTr="001C62C8">
        <w:trPr>
          <w:trHeight w:val="165"/>
        </w:trPr>
        <w:tc>
          <w:tcPr>
            <w:tcW w:w="1223" w:type="dxa"/>
            <w:hideMark/>
          </w:tcPr>
          <w:p w14:paraId="1C895DA6" w14:textId="77777777" w:rsidR="005003C5" w:rsidRPr="003F3D90" w:rsidRDefault="005003C5" w:rsidP="005003C5">
            <w:pPr>
              <w:pStyle w:val="NormalWeb"/>
              <w:spacing w:before="0" w:beforeAutospacing="0" w:after="0" w:afterAutospacing="0" w:line="276" w:lineRule="auto"/>
            </w:pPr>
            <w:r w:rsidRPr="003F3D90">
              <w:rPr>
                <w:b/>
                <w:bCs/>
                <w:color w:val="000000"/>
                <w:sz w:val="15"/>
                <w:szCs w:val="15"/>
              </w:rPr>
              <w:t>Three-Player</w:t>
            </w:r>
          </w:p>
        </w:tc>
        <w:tc>
          <w:tcPr>
            <w:tcW w:w="392" w:type="dxa"/>
            <w:hideMark/>
          </w:tcPr>
          <w:p w14:paraId="5CDA6BA7" w14:textId="27E9EBBB" w:rsidR="005003C5" w:rsidRPr="003F3D90" w:rsidRDefault="005003C5" w:rsidP="005003C5">
            <w:pPr>
              <w:pStyle w:val="NormalWeb"/>
              <w:spacing w:before="0" w:beforeAutospacing="0" w:after="0" w:afterAutospacing="0" w:line="276" w:lineRule="auto"/>
            </w:pPr>
            <w:r w:rsidRPr="003F3D90">
              <w:rPr>
                <w:color w:val="000000"/>
                <w:sz w:val="15"/>
                <w:szCs w:val="15"/>
              </w:rPr>
              <w:t>35</w:t>
            </w:r>
          </w:p>
        </w:tc>
        <w:tc>
          <w:tcPr>
            <w:tcW w:w="900" w:type="dxa"/>
            <w:hideMark/>
          </w:tcPr>
          <w:p w14:paraId="4260CCA8" w14:textId="6457F0DD" w:rsidR="005003C5" w:rsidRPr="003F3D90" w:rsidRDefault="005003C5" w:rsidP="005003C5">
            <w:pPr>
              <w:pStyle w:val="NormalWeb"/>
              <w:spacing w:before="0" w:beforeAutospacing="0" w:after="0" w:afterAutospacing="0" w:line="276" w:lineRule="auto"/>
            </w:pPr>
            <w:r w:rsidRPr="003F3D90">
              <w:rPr>
                <w:color w:val="000000"/>
                <w:sz w:val="15"/>
                <w:szCs w:val="15"/>
              </w:rPr>
              <w:t>Theory</w:t>
            </w:r>
          </w:p>
        </w:tc>
        <w:tc>
          <w:tcPr>
            <w:tcW w:w="1440" w:type="dxa"/>
            <w:hideMark/>
          </w:tcPr>
          <w:p w14:paraId="1698293E" w14:textId="162E7E81" w:rsidR="005003C5" w:rsidRPr="003F3D90" w:rsidRDefault="005003C5" w:rsidP="005003C5">
            <w:pPr>
              <w:pStyle w:val="NormalWeb"/>
              <w:spacing w:before="0" w:beforeAutospacing="0" w:after="0" w:afterAutospacing="0" w:line="276" w:lineRule="auto"/>
            </w:pPr>
            <w:r w:rsidRPr="003F3D90">
              <w:rPr>
                <w:color w:val="000000"/>
                <w:sz w:val="15"/>
                <w:szCs w:val="15"/>
              </w:rPr>
              <w:t>25.00</w:t>
            </w:r>
          </w:p>
        </w:tc>
        <w:tc>
          <w:tcPr>
            <w:tcW w:w="720" w:type="dxa"/>
            <w:hideMark/>
          </w:tcPr>
          <w:p w14:paraId="6672EBB0" w14:textId="7515010D" w:rsidR="005003C5" w:rsidRPr="003F3D90" w:rsidRDefault="005003C5" w:rsidP="005003C5">
            <w:pPr>
              <w:pStyle w:val="NormalWeb"/>
              <w:spacing w:before="0" w:beforeAutospacing="0" w:after="0" w:afterAutospacing="0" w:line="276" w:lineRule="auto"/>
            </w:pPr>
            <w:r w:rsidRPr="003F3D90">
              <w:rPr>
                <w:color w:val="000000"/>
                <w:sz w:val="15"/>
                <w:szCs w:val="15"/>
              </w:rPr>
              <w:t>0.00</w:t>
            </w:r>
          </w:p>
        </w:tc>
        <w:tc>
          <w:tcPr>
            <w:tcW w:w="1260" w:type="dxa"/>
            <w:hideMark/>
          </w:tcPr>
          <w:p w14:paraId="61C8B9AB" w14:textId="564F02A3" w:rsidR="005003C5" w:rsidRPr="003F3D90" w:rsidRDefault="005003C5" w:rsidP="005003C5">
            <w:pPr>
              <w:pStyle w:val="NormalWeb"/>
              <w:spacing w:before="0" w:beforeAutospacing="0" w:after="0" w:afterAutospacing="0" w:line="276" w:lineRule="auto"/>
            </w:pPr>
            <w:r w:rsidRPr="003F3D90">
              <w:rPr>
                <w:color w:val="000000"/>
                <w:sz w:val="15"/>
                <w:szCs w:val="15"/>
              </w:rPr>
              <w:t>0.00%</w:t>
            </w:r>
          </w:p>
        </w:tc>
        <w:tc>
          <w:tcPr>
            <w:tcW w:w="1170" w:type="dxa"/>
            <w:hideMark/>
          </w:tcPr>
          <w:p w14:paraId="6C87C330" w14:textId="16BA66DB" w:rsidR="005003C5" w:rsidRPr="003F3D90" w:rsidRDefault="005003C5" w:rsidP="005003C5">
            <w:pPr>
              <w:pStyle w:val="NormalWeb"/>
              <w:spacing w:before="0" w:beforeAutospacing="0" w:after="0" w:afterAutospacing="0" w:line="276" w:lineRule="auto"/>
            </w:pPr>
            <w:r w:rsidRPr="003F3D90">
              <w:rPr>
                <w:color w:val="000000"/>
                <w:sz w:val="15"/>
                <w:szCs w:val="15"/>
              </w:rPr>
              <w:t>0.000</w:t>
            </w:r>
          </w:p>
        </w:tc>
        <w:tc>
          <w:tcPr>
            <w:tcW w:w="990" w:type="dxa"/>
            <w:hideMark/>
          </w:tcPr>
          <w:p w14:paraId="2F58021F" w14:textId="4D59624B" w:rsidR="005003C5" w:rsidRPr="003F3D90" w:rsidRDefault="005003C5" w:rsidP="005003C5">
            <w:pPr>
              <w:pStyle w:val="NormalWeb"/>
              <w:spacing w:before="0" w:beforeAutospacing="0" w:after="0" w:afterAutospacing="0" w:line="276" w:lineRule="auto"/>
            </w:pPr>
            <w:r w:rsidRPr="003F3D90">
              <w:rPr>
                <w:color w:val="000000"/>
                <w:sz w:val="15"/>
                <w:szCs w:val="15"/>
              </w:rPr>
              <w:t>0.00</w:t>
            </w:r>
          </w:p>
        </w:tc>
        <w:tc>
          <w:tcPr>
            <w:tcW w:w="1193" w:type="dxa"/>
            <w:hideMark/>
          </w:tcPr>
          <w:p w14:paraId="5E563880" w14:textId="5CB40B4F" w:rsidR="005003C5" w:rsidRPr="003F3D90" w:rsidRDefault="005003C5" w:rsidP="005003C5">
            <w:pPr>
              <w:pStyle w:val="NormalWeb"/>
              <w:spacing w:before="0" w:beforeAutospacing="0" w:after="0" w:afterAutospacing="0" w:line="276" w:lineRule="auto"/>
              <w:rPr>
                <w:highlight w:val="yellow"/>
              </w:rPr>
            </w:pPr>
            <w:r w:rsidRPr="003F3D90">
              <w:rPr>
                <w:color w:val="000000"/>
                <w:sz w:val="15"/>
                <w:szCs w:val="15"/>
                <w:highlight w:val="yellow"/>
              </w:rPr>
              <w:t>-</w:t>
            </w:r>
          </w:p>
        </w:tc>
      </w:tr>
      <w:tr w:rsidR="005003C5" w:rsidRPr="003F3D90" w14:paraId="4DC3D792" w14:textId="77777777" w:rsidTr="001C62C8">
        <w:trPr>
          <w:trHeight w:val="165"/>
        </w:trPr>
        <w:tc>
          <w:tcPr>
            <w:tcW w:w="1223" w:type="dxa"/>
            <w:hideMark/>
          </w:tcPr>
          <w:p w14:paraId="39E2452A" w14:textId="77777777" w:rsidR="005003C5" w:rsidRPr="003F3D90" w:rsidRDefault="005003C5" w:rsidP="005003C5">
            <w:pPr>
              <w:pStyle w:val="NormalWeb"/>
              <w:spacing w:before="0" w:beforeAutospacing="0" w:after="0" w:afterAutospacing="0" w:line="276" w:lineRule="auto"/>
            </w:pPr>
            <w:r w:rsidRPr="003F3D90">
              <w:rPr>
                <w:b/>
                <w:bCs/>
                <w:color w:val="000000"/>
                <w:sz w:val="15"/>
                <w:szCs w:val="15"/>
              </w:rPr>
              <w:t>Three-Player</w:t>
            </w:r>
          </w:p>
        </w:tc>
        <w:tc>
          <w:tcPr>
            <w:tcW w:w="392" w:type="dxa"/>
            <w:hideMark/>
          </w:tcPr>
          <w:p w14:paraId="3884277D" w14:textId="0ABD2FE4" w:rsidR="005003C5" w:rsidRPr="003F3D90" w:rsidRDefault="005003C5" w:rsidP="005003C5">
            <w:pPr>
              <w:pStyle w:val="NormalWeb"/>
              <w:spacing w:before="0" w:beforeAutospacing="0" w:after="0" w:afterAutospacing="0" w:line="276" w:lineRule="auto"/>
            </w:pPr>
            <w:r w:rsidRPr="003F3D90">
              <w:rPr>
                <w:color w:val="000000"/>
                <w:sz w:val="15"/>
                <w:szCs w:val="15"/>
              </w:rPr>
              <w:t>35</w:t>
            </w:r>
          </w:p>
        </w:tc>
        <w:tc>
          <w:tcPr>
            <w:tcW w:w="900" w:type="dxa"/>
            <w:hideMark/>
          </w:tcPr>
          <w:p w14:paraId="40EBA7F9" w14:textId="1B39270A" w:rsidR="005003C5" w:rsidRPr="003F3D90" w:rsidRDefault="005003C5" w:rsidP="005003C5">
            <w:pPr>
              <w:pStyle w:val="NormalWeb"/>
              <w:spacing w:before="0" w:beforeAutospacing="0" w:after="0" w:afterAutospacing="0" w:line="276" w:lineRule="auto"/>
            </w:pPr>
            <w:r w:rsidRPr="003F3D90">
              <w:rPr>
                <w:color w:val="000000"/>
                <w:sz w:val="15"/>
                <w:szCs w:val="15"/>
              </w:rPr>
              <w:t>Gradient</w:t>
            </w:r>
          </w:p>
        </w:tc>
        <w:tc>
          <w:tcPr>
            <w:tcW w:w="1440" w:type="dxa"/>
            <w:hideMark/>
          </w:tcPr>
          <w:p w14:paraId="2B97D2D3" w14:textId="36B0EBAF" w:rsidR="005003C5" w:rsidRPr="003F3D90" w:rsidRDefault="005003C5" w:rsidP="005003C5">
            <w:pPr>
              <w:pStyle w:val="NormalWeb"/>
              <w:spacing w:before="0" w:beforeAutospacing="0" w:after="0" w:afterAutospacing="0" w:line="276" w:lineRule="auto"/>
            </w:pPr>
            <w:r w:rsidRPr="003F3D90">
              <w:rPr>
                <w:color w:val="000000"/>
                <w:sz w:val="15"/>
                <w:szCs w:val="15"/>
              </w:rPr>
              <w:t>25.00±0.00</w:t>
            </w:r>
          </w:p>
        </w:tc>
        <w:tc>
          <w:tcPr>
            <w:tcW w:w="720" w:type="dxa"/>
            <w:hideMark/>
          </w:tcPr>
          <w:p w14:paraId="7A7FBA8C" w14:textId="26F5B04A" w:rsidR="005003C5" w:rsidRPr="003F3D90" w:rsidRDefault="005003C5" w:rsidP="005003C5">
            <w:pPr>
              <w:pStyle w:val="NormalWeb"/>
              <w:spacing w:before="0" w:beforeAutospacing="0" w:after="0" w:afterAutospacing="0" w:line="276" w:lineRule="auto"/>
            </w:pPr>
            <w:r w:rsidRPr="003F3D90">
              <w:rPr>
                <w:color w:val="000000"/>
                <w:sz w:val="15"/>
                <w:szCs w:val="15"/>
              </w:rPr>
              <w:t>0.00</w:t>
            </w:r>
          </w:p>
        </w:tc>
        <w:tc>
          <w:tcPr>
            <w:tcW w:w="1260" w:type="dxa"/>
            <w:hideMark/>
          </w:tcPr>
          <w:p w14:paraId="11247B28" w14:textId="44BA6B48" w:rsidR="005003C5" w:rsidRPr="003F3D90" w:rsidRDefault="005003C5" w:rsidP="005003C5">
            <w:pPr>
              <w:pStyle w:val="NormalWeb"/>
              <w:spacing w:before="0" w:beforeAutospacing="0" w:after="0" w:afterAutospacing="0" w:line="276" w:lineRule="auto"/>
            </w:pPr>
            <w:r w:rsidRPr="003F3D90">
              <w:rPr>
                <w:color w:val="000000"/>
                <w:sz w:val="15"/>
                <w:szCs w:val="15"/>
              </w:rPr>
              <w:t>0.00%</w:t>
            </w:r>
          </w:p>
        </w:tc>
        <w:tc>
          <w:tcPr>
            <w:tcW w:w="1170" w:type="dxa"/>
            <w:hideMark/>
          </w:tcPr>
          <w:p w14:paraId="3F956F65" w14:textId="6421223C" w:rsidR="005003C5" w:rsidRPr="003F3D90" w:rsidRDefault="005003C5" w:rsidP="005003C5">
            <w:pPr>
              <w:pStyle w:val="NormalWeb"/>
              <w:spacing w:before="0" w:beforeAutospacing="0" w:after="0" w:afterAutospacing="0" w:line="276" w:lineRule="auto"/>
            </w:pPr>
            <w:r w:rsidRPr="003F3D90">
              <w:rPr>
                <w:color w:val="000000"/>
                <w:sz w:val="15"/>
                <w:szCs w:val="15"/>
              </w:rPr>
              <w:t>-</w:t>
            </w:r>
          </w:p>
        </w:tc>
        <w:tc>
          <w:tcPr>
            <w:tcW w:w="990" w:type="dxa"/>
            <w:hideMark/>
          </w:tcPr>
          <w:p w14:paraId="62DF4291" w14:textId="241BB4DE" w:rsidR="005003C5" w:rsidRPr="003F3D90" w:rsidRDefault="005003C5" w:rsidP="005003C5">
            <w:pPr>
              <w:pStyle w:val="NormalWeb"/>
              <w:spacing w:before="0" w:beforeAutospacing="0" w:after="0" w:afterAutospacing="0" w:line="276" w:lineRule="auto"/>
            </w:pPr>
            <w:r w:rsidRPr="003F3D90">
              <w:rPr>
                <w:color w:val="000000"/>
                <w:sz w:val="15"/>
                <w:szCs w:val="15"/>
              </w:rPr>
              <w:t>0.00</w:t>
            </w:r>
          </w:p>
        </w:tc>
        <w:tc>
          <w:tcPr>
            <w:tcW w:w="1193" w:type="dxa"/>
            <w:hideMark/>
          </w:tcPr>
          <w:p w14:paraId="2A099C74" w14:textId="6C354FE0" w:rsidR="005003C5" w:rsidRPr="003F3D90" w:rsidRDefault="005003C5" w:rsidP="005003C5">
            <w:pPr>
              <w:pStyle w:val="NormalWeb"/>
              <w:spacing w:before="0" w:beforeAutospacing="0" w:after="0" w:afterAutospacing="0" w:line="276" w:lineRule="auto"/>
              <w:rPr>
                <w:highlight w:val="yellow"/>
              </w:rPr>
            </w:pPr>
            <w:r w:rsidRPr="003F3D90">
              <w:rPr>
                <w:color w:val="000000"/>
                <w:sz w:val="15"/>
                <w:szCs w:val="15"/>
                <w:highlight w:val="yellow"/>
              </w:rPr>
              <w:t>-</w:t>
            </w:r>
          </w:p>
        </w:tc>
      </w:tr>
      <w:tr w:rsidR="005003C5" w:rsidRPr="003F3D90" w14:paraId="584B8D71" w14:textId="77777777" w:rsidTr="001C62C8">
        <w:trPr>
          <w:trHeight w:val="165"/>
        </w:trPr>
        <w:tc>
          <w:tcPr>
            <w:tcW w:w="1223" w:type="dxa"/>
            <w:hideMark/>
          </w:tcPr>
          <w:p w14:paraId="6D31D62D" w14:textId="77777777" w:rsidR="005003C5" w:rsidRPr="003F3D90" w:rsidRDefault="005003C5" w:rsidP="005003C5">
            <w:pPr>
              <w:pStyle w:val="NormalWeb"/>
              <w:spacing w:before="0" w:beforeAutospacing="0" w:after="0" w:afterAutospacing="0" w:line="276" w:lineRule="auto"/>
            </w:pPr>
            <w:r w:rsidRPr="003F3D90">
              <w:rPr>
                <w:b/>
                <w:bCs/>
                <w:color w:val="000000"/>
                <w:sz w:val="15"/>
                <w:szCs w:val="15"/>
              </w:rPr>
              <w:t>Three-Player</w:t>
            </w:r>
          </w:p>
        </w:tc>
        <w:tc>
          <w:tcPr>
            <w:tcW w:w="392" w:type="dxa"/>
            <w:hideMark/>
          </w:tcPr>
          <w:p w14:paraId="2BF269E5" w14:textId="22B12255" w:rsidR="005003C5" w:rsidRPr="003F3D90" w:rsidRDefault="005003C5" w:rsidP="005003C5">
            <w:pPr>
              <w:pStyle w:val="NormalWeb"/>
              <w:spacing w:before="0" w:beforeAutospacing="0" w:after="0" w:afterAutospacing="0" w:line="276" w:lineRule="auto"/>
            </w:pPr>
            <w:r w:rsidRPr="003F3D90">
              <w:rPr>
                <w:color w:val="000000"/>
                <w:sz w:val="15"/>
                <w:szCs w:val="15"/>
              </w:rPr>
              <w:t>35</w:t>
            </w:r>
          </w:p>
        </w:tc>
        <w:tc>
          <w:tcPr>
            <w:tcW w:w="900" w:type="dxa"/>
            <w:hideMark/>
          </w:tcPr>
          <w:p w14:paraId="0DD53F1A" w14:textId="1B7932FC" w:rsidR="005003C5" w:rsidRPr="003F3D90" w:rsidRDefault="005003C5" w:rsidP="005003C5">
            <w:pPr>
              <w:pStyle w:val="NormalWeb"/>
              <w:spacing w:before="0" w:beforeAutospacing="0" w:after="0" w:afterAutospacing="0" w:line="276" w:lineRule="auto"/>
            </w:pPr>
            <w:r w:rsidRPr="003F3D90">
              <w:rPr>
                <w:color w:val="000000"/>
                <w:sz w:val="15"/>
                <w:szCs w:val="15"/>
              </w:rPr>
              <w:t>TEL-PPO</w:t>
            </w:r>
          </w:p>
        </w:tc>
        <w:tc>
          <w:tcPr>
            <w:tcW w:w="1440" w:type="dxa"/>
            <w:hideMark/>
          </w:tcPr>
          <w:p w14:paraId="48E271CE" w14:textId="536468C2" w:rsidR="005003C5" w:rsidRPr="003F3D90" w:rsidRDefault="005003C5" w:rsidP="005003C5">
            <w:pPr>
              <w:pStyle w:val="NormalWeb"/>
              <w:spacing w:before="0" w:beforeAutospacing="0" w:after="0" w:afterAutospacing="0" w:line="276" w:lineRule="auto"/>
            </w:pPr>
            <w:r w:rsidRPr="003F3D90">
              <w:rPr>
                <w:color w:val="000000"/>
                <w:sz w:val="15"/>
                <w:szCs w:val="15"/>
              </w:rPr>
              <w:t>22.60±0.11</w:t>
            </w:r>
          </w:p>
        </w:tc>
        <w:tc>
          <w:tcPr>
            <w:tcW w:w="720" w:type="dxa"/>
            <w:hideMark/>
          </w:tcPr>
          <w:p w14:paraId="3234CFDE" w14:textId="670031CA" w:rsidR="005003C5" w:rsidRPr="003F3D90" w:rsidRDefault="005003C5" w:rsidP="005003C5">
            <w:pPr>
              <w:pStyle w:val="NormalWeb"/>
              <w:spacing w:before="0" w:beforeAutospacing="0" w:after="0" w:afterAutospacing="0" w:line="276" w:lineRule="auto"/>
            </w:pPr>
            <w:r w:rsidRPr="003F3D90">
              <w:rPr>
                <w:color w:val="000000"/>
                <w:sz w:val="15"/>
                <w:szCs w:val="15"/>
              </w:rPr>
              <w:t>2.40</w:t>
            </w:r>
          </w:p>
        </w:tc>
        <w:tc>
          <w:tcPr>
            <w:tcW w:w="1260" w:type="dxa"/>
            <w:hideMark/>
          </w:tcPr>
          <w:p w14:paraId="2F173DEF" w14:textId="76A3CAB9" w:rsidR="005003C5" w:rsidRPr="003F3D90" w:rsidRDefault="005003C5" w:rsidP="005003C5">
            <w:pPr>
              <w:pStyle w:val="NormalWeb"/>
              <w:spacing w:before="0" w:beforeAutospacing="0" w:after="0" w:afterAutospacing="0" w:line="276" w:lineRule="auto"/>
            </w:pPr>
            <w:r w:rsidRPr="003F3D90">
              <w:rPr>
                <w:color w:val="000000"/>
                <w:sz w:val="15"/>
                <w:szCs w:val="15"/>
              </w:rPr>
              <w:t>9.62%</w:t>
            </w:r>
          </w:p>
        </w:tc>
        <w:tc>
          <w:tcPr>
            <w:tcW w:w="1170" w:type="dxa"/>
            <w:hideMark/>
          </w:tcPr>
          <w:p w14:paraId="29AFBBD6" w14:textId="4D7DF84A" w:rsidR="005003C5" w:rsidRPr="003F3D90" w:rsidRDefault="005003C5" w:rsidP="005003C5">
            <w:pPr>
              <w:pStyle w:val="NormalWeb"/>
              <w:spacing w:before="0" w:beforeAutospacing="0" w:after="0" w:afterAutospacing="0" w:line="276" w:lineRule="auto"/>
            </w:pPr>
            <w:r w:rsidRPr="003F3D90">
              <w:rPr>
                <w:color w:val="000000"/>
                <w:sz w:val="15"/>
                <w:szCs w:val="15"/>
              </w:rPr>
              <w:t>0.022</w:t>
            </w:r>
          </w:p>
        </w:tc>
        <w:tc>
          <w:tcPr>
            <w:tcW w:w="990" w:type="dxa"/>
            <w:hideMark/>
          </w:tcPr>
          <w:p w14:paraId="55C5DB8E" w14:textId="61CAC3BF" w:rsidR="005003C5" w:rsidRPr="003F3D90" w:rsidRDefault="005003C5" w:rsidP="005003C5">
            <w:pPr>
              <w:pStyle w:val="NormalWeb"/>
              <w:spacing w:before="0" w:beforeAutospacing="0" w:after="0" w:afterAutospacing="0" w:line="276" w:lineRule="auto"/>
            </w:pPr>
            <w:r w:rsidRPr="003F3D90">
              <w:rPr>
                <w:color w:val="000000"/>
                <w:sz w:val="15"/>
                <w:szCs w:val="15"/>
              </w:rPr>
              <w:t>0.00</w:t>
            </w:r>
          </w:p>
        </w:tc>
        <w:tc>
          <w:tcPr>
            <w:tcW w:w="1193" w:type="dxa"/>
            <w:hideMark/>
          </w:tcPr>
          <w:p w14:paraId="2284B61F" w14:textId="1AB376CF" w:rsidR="005003C5" w:rsidRPr="003F3D90" w:rsidRDefault="005003C5" w:rsidP="005003C5">
            <w:pPr>
              <w:pStyle w:val="NormalWeb"/>
              <w:spacing w:before="0" w:beforeAutospacing="0" w:after="0" w:afterAutospacing="0" w:line="276" w:lineRule="auto"/>
              <w:rPr>
                <w:highlight w:val="yellow"/>
              </w:rPr>
            </w:pPr>
            <w:r w:rsidRPr="003F3D90">
              <w:rPr>
                <w:color w:val="000000"/>
                <w:sz w:val="15"/>
                <w:szCs w:val="15"/>
                <w:highlight w:val="yellow"/>
              </w:rPr>
              <w:t>NC</w:t>
            </w:r>
          </w:p>
        </w:tc>
      </w:tr>
      <w:tr w:rsidR="005003C5" w:rsidRPr="003F3D90" w14:paraId="364ABE38" w14:textId="77777777" w:rsidTr="001C62C8">
        <w:trPr>
          <w:trHeight w:val="165"/>
        </w:trPr>
        <w:tc>
          <w:tcPr>
            <w:tcW w:w="1223" w:type="dxa"/>
            <w:hideMark/>
          </w:tcPr>
          <w:p w14:paraId="657DFB25" w14:textId="77777777" w:rsidR="005003C5" w:rsidRPr="003F3D90" w:rsidRDefault="005003C5" w:rsidP="005003C5">
            <w:pPr>
              <w:pStyle w:val="NormalWeb"/>
              <w:spacing w:before="0" w:beforeAutospacing="0" w:after="0" w:afterAutospacing="0" w:line="276" w:lineRule="auto"/>
            </w:pPr>
            <w:r w:rsidRPr="003F3D90">
              <w:rPr>
                <w:b/>
                <w:bCs/>
                <w:color w:val="000000"/>
                <w:sz w:val="15"/>
                <w:szCs w:val="15"/>
              </w:rPr>
              <w:t>Three-Player</w:t>
            </w:r>
          </w:p>
        </w:tc>
        <w:tc>
          <w:tcPr>
            <w:tcW w:w="392" w:type="dxa"/>
            <w:hideMark/>
          </w:tcPr>
          <w:p w14:paraId="2D18A524" w14:textId="7AE1C887" w:rsidR="005003C5" w:rsidRPr="003F3D90" w:rsidRDefault="005003C5" w:rsidP="005003C5">
            <w:pPr>
              <w:pStyle w:val="NormalWeb"/>
              <w:spacing w:before="0" w:beforeAutospacing="0" w:after="0" w:afterAutospacing="0" w:line="276" w:lineRule="auto"/>
            </w:pPr>
            <w:r w:rsidRPr="003F3D90">
              <w:rPr>
                <w:color w:val="000000"/>
                <w:sz w:val="15"/>
                <w:szCs w:val="15"/>
              </w:rPr>
              <w:t>55</w:t>
            </w:r>
          </w:p>
        </w:tc>
        <w:tc>
          <w:tcPr>
            <w:tcW w:w="900" w:type="dxa"/>
            <w:hideMark/>
          </w:tcPr>
          <w:p w14:paraId="258422BB" w14:textId="47B94691" w:rsidR="005003C5" w:rsidRPr="003F3D90" w:rsidRDefault="005003C5" w:rsidP="005003C5">
            <w:pPr>
              <w:pStyle w:val="NormalWeb"/>
              <w:spacing w:before="0" w:beforeAutospacing="0" w:after="0" w:afterAutospacing="0" w:line="276" w:lineRule="auto"/>
            </w:pPr>
            <w:r w:rsidRPr="003F3D90">
              <w:rPr>
                <w:color w:val="000000"/>
                <w:sz w:val="15"/>
                <w:szCs w:val="15"/>
              </w:rPr>
              <w:t>Theory</w:t>
            </w:r>
          </w:p>
        </w:tc>
        <w:tc>
          <w:tcPr>
            <w:tcW w:w="1440" w:type="dxa"/>
            <w:hideMark/>
          </w:tcPr>
          <w:p w14:paraId="593532CE" w14:textId="6B4CF971" w:rsidR="005003C5" w:rsidRPr="003F3D90" w:rsidRDefault="005003C5" w:rsidP="005003C5">
            <w:pPr>
              <w:pStyle w:val="NormalWeb"/>
              <w:spacing w:before="0" w:beforeAutospacing="0" w:after="0" w:afterAutospacing="0" w:line="276" w:lineRule="auto"/>
            </w:pPr>
            <w:r w:rsidRPr="003F3D90">
              <w:rPr>
                <w:color w:val="000000"/>
                <w:sz w:val="15"/>
                <w:szCs w:val="15"/>
              </w:rPr>
              <w:t>15.91</w:t>
            </w:r>
          </w:p>
        </w:tc>
        <w:tc>
          <w:tcPr>
            <w:tcW w:w="720" w:type="dxa"/>
            <w:hideMark/>
          </w:tcPr>
          <w:p w14:paraId="68EADEA0" w14:textId="3FAF4F0E" w:rsidR="005003C5" w:rsidRPr="003F3D90" w:rsidRDefault="005003C5" w:rsidP="005003C5">
            <w:pPr>
              <w:pStyle w:val="NormalWeb"/>
              <w:spacing w:before="0" w:beforeAutospacing="0" w:after="0" w:afterAutospacing="0" w:line="276" w:lineRule="auto"/>
            </w:pPr>
            <w:r w:rsidRPr="003F3D90">
              <w:rPr>
                <w:color w:val="000000"/>
                <w:sz w:val="15"/>
                <w:szCs w:val="15"/>
              </w:rPr>
              <w:t>0.00</w:t>
            </w:r>
          </w:p>
        </w:tc>
        <w:tc>
          <w:tcPr>
            <w:tcW w:w="1260" w:type="dxa"/>
            <w:hideMark/>
          </w:tcPr>
          <w:p w14:paraId="156B9F82" w14:textId="05268D6D" w:rsidR="005003C5" w:rsidRPr="003F3D90" w:rsidRDefault="005003C5" w:rsidP="005003C5">
            <w:pPr>
              <w:pStyle w:val="NormalWeb"/>
              <w:spacing w:before="0" w:beforeAutospacing="0" w:after="0" w:afterAutospacing="0" w:line="276" w:lineRule="auto"/>
            </w:pPr>
            <w:r w:rsidRPr="003F3D90">
              <w:rPr>
                <w:color w:val="000000"/>
                <w:sz w:val="15"/>
                <w:szCs w:val="15"/>
              </w:rPr>
              <w:t>0.00%</w:t>
            </w:r>
          </w:p>
        </w:tc>
        <w:tc>
          <w:tcPr>
            <w:tcW w:w="1170" w:type="dxa"/>
            <w:hideMark/>
          </w:tcPr>
          <w:p w14:paraId="5CD2E99C" w14:textId="76DFB520" w:rsidR="005003C5" w:rsidRPr="003F3D90" w:rsidRDefault="005003C5" w:rsidP="005003C5">
            <w:pPr>
              <w:pStyle w:val="NormalWeb"/>
              <w:spacing w:before="0" w:beforeAutospacing="0" w:after="0" w:afterAutospacing="0" w:line="276" w:lineRule="auto"/>
            </w:pPr>
            <w:r w:rsidRPr="003F3D90">
              <w:rPr>
                <w:color w:val="000000"/>
                <w:sz w:val="15"/>
                <w:szCs w:val="15"/>
              </w:rPr>
              <w:t>0.000</w:t>
            </w:r>
          </w:p>
        </w:tc>
        <w:tc>
          <w:tcPr>
            <w:tcW w:w="990" w:type="dxa"/>
            <w:hideMark/>
          </w:tcPr>
          <w:p w14:paraId="2258E608" w14:textId="1C8A4418" w:rsidR="005003C5" w:rsidRPr="003F3D90" w:rsidRDefault="005003C5" w:rsidP="005003C5">
            <w:pPr>
              <w:pStyle w:val="NormalWeb"/>
              <w:spacing w:before="0" w:beforeAutospacing="0" w:after="0" w:afterAutospacing="0" w:line="276" w:lineRule="auto"/>
            </w:pPr>
            <w:r w:rsidRPr="003F3D90">
              <w:rPr>
                <w:color w:val="000000"/>
                <w:sz w:val="15"/>
                <w:szCs w:val="15"/>
              </w:rPr>
              <w:t>0.00</w:t>
            </w:r>
          </w:p>
        </w:tc>
        <w:tc>
          <w:tcPr>
            <w:tcW w:w="1193" w:type="dxa"/>
            <w:hideMark/>
          </w:tcPr>
          <w:p w14:paraId="477D8B03" w14:textId="174CEA56" w:rsidR="005003C5" w:rsidRPr="003F3D90" w:rsidRDefault="005003C5" w:rsidP="005003C5">
            <w:pPr>
              <w:pStyle w:val="NormalWeb"/>
              <w:spacing w:before="0" w:beforeAutospacing="0" w:after="0" w:afterAutospacing="0" w:line="276" w:lineRule="auto"/>
              <w:rPr>
                <w:highlight w:val="yellow"/>
              </w:rPr>
            </w:pPr>
            <w:r w:rsidRPr="003F3D90">
              <w:rPr>
                <w:color w:val="000000"/>
                <w:sz w:val="15"/>
                <w:szCs w:val="15"/>
                <w:highlight w:val="yellow"/>
              </w:rPr>
              <w:t>-</w:t>
            </w:r>
          </w:p>
        </w:tc>
      </w:tr>
      <w:tr w:rsidR="005003C5" w:rsidRPr="003F3D90" w14:paraId="527F3967" w14:textId="77777777" w:rsidTr="001C62C8">
        <w:trPr>
          <w:trHeight w:val="165"/>
        </w:trPr>
        <w:tc>
          <w:tcPr>
            <w:tcW w:w="1223" w:type="dxa"/>
            <w:hideMark/>
          </w:tcPr>
          <w:p w14:paraId="6C7032CC" w14:textId="77777777" w:rsidR="005003C5" w:rsidRPr="003F3D90" w:rsidRDefault="005003C5" w:rsidP="005003C5">
            <w:pPr>
              <w:pStyle w:val="NormalWeb"/>
              <w:spacing w:before="0" w:beforeAutospacing="0" w:after="0" w:afterAutospacing="0" w:line="276" w:lineRule="auto"/>
            </w:pPr>
            <w:r w:rsidRPr="003F3D90">
              <w:rPr>
                <w:b/>
                <w:bCs/>
                <w:color w:val="000000"/>
                <w:sz w:val="15"/>
                <w:szCs w:val="15"/>
              </w:rPr>
              <w:t>Three-Player</w:t>
            </w:r>
          </w:p>
        </w:tc>
        <w:tc>
          <w:tcPr>
            <w:tcW w:w="392" w:type="dxa"/>
            <w:hideMark/>
          </w:tcPr>
          <w:p w14:paraId="2759AEC0" w14:textId="68EC2760" w:rsidR="005003C5" w:rsidRPr="003F3D90" w:rsidRDefault="005003C5" w:rsidP="005003C5">
            <w:pPr>
              <w:pStyle w:val="NormalWeb"/>
              <w:spacing w:before="0" w:beforeAutospacing="0" w:after="0" w:afterAutospacing="0" w:line="276" w:lineRule="auto"/>
            </w:pPr>
            <w:r w:rsidRPr="003F3D90">
              <w:rPr>
                <w:color w:val="000000"/>
                <w:sz w:val="15"/>
                <w:szCs w:val="15"/>
              </w:rPr>
              <w:t>55</w:t>
            </w:r>
          </w:p>
        </w:tc>
        <w:tc>
          <w:tcPr>
            <w:tcW w:w="900" w:type="dxa"/>
            <w:hideMark/>
          </w:tcPr>
          <w:p w14:paraId="3691D225" w14:textId="57FBA629" w:rsidR="005003C5" w:rsidRPr="003F3D90" w:rsidRDefault="005003C5" w:rsidP="005003C5">
            <w:pPr>
              <w:pStyle w:val="NormalWeb"/>
              <w:spacing w:before="0" w:beforeAutospacing="0" w:after="0" w:afterAutospacing="0" w:line="276" w:lineRule="auto"/>
            </w:pPr>
            <w:r w:rsidRPr="003F3D90">
              <w:rPr>
                <w:color w:val="000000"/>
                <w:sz w:val="15"/>
                <w:szCs w:val="15"/>
              </w:rPr>
              <w:t>Gradient</w:t>
            </w:r>
          </w:p>
        </w:tc>
        <w:tc>
          <w:tcPr>
            <w:tcW w:w="1440" w:type="dxa"/>
            <w:hideMark/>
          </w:tcPr>
          <w:p w14:paraId="1337997B" w14:textId="7CE08334" w:rsidR="005003C5" w:rsidRPr="003F3D90" w:rsidRDefault="005003C5" w:rsidP="005003C5">
            <w:pPr>
              <w:pStyle w:val="NormalWeb"/>
              <w:spacing w:before="0" w:beforeAutospacing="0" w:after="0" w:afterAutospacing="0" w:line="276" w:lineRule="auto"/>
            </w:pPr>
            <w:r w:rsidRPr="003F3D90">
              <w:rPr>
                <w:color w:val="000000"/>
                <w:sz w:val="15"/>
                <w:szCs w:val="15"/>
              </w:rPr>
              <w:t>15.91±0.00</w:t>
            </w:r>
          </w:p>
        </w:tc>
        <w:tc>
          <w:tcPr>
            <w:tcW w:w="720" w:type="dxa"/>
            <w:hideMark/>
          </w:tcPr>
          <w:p w14:paraId="5707B476" w14:textId="1236BF09" w:rsidR="005003C5" w:rsidRPr="003F3D90" w:rsidRDefault="005003C5" w:rsidP="005003C5">
            <w:pPr>
              <w:pStyle w:val="NormalWeb"/>
              <w:spacing w:before="0" w:beforeAutospacing="0" w:after="0" w:afterAutospacing="0" w:line="276" w:lineRule="auto"/>
            </w:pPr>
            <w:r w:rsidRPr="003F3D90">
              <w:rPr>
                <w:color w:val="000000"/>
                <w:sz w:val="15"/>
                <w:szCs w:val="15"/>
              </w:rPr>
              <w:t>0.00</w:t>
            </w:r>
          </w:p>
        </w:tc>
        <w:tc>
          <w:tcPr>
            <w:tcW w:w="1260" w:type="dxa"/>
            <w:hideMark/>
          </w:tcPr>
          <w:p w14:paraId="5DA2F638" w14:textId="41D3787A" w:rsidR="005003C5" w:rsidRPr="003F3D90" w:rsidRDefault="005003C5" w:rsidP="005003C5">
            <w:pPr>
              <w:pStyle w:val="NormalWeb"/>
              <w:spacing w:before="0" w:beforeAutospacing="0" w:after="0" w:afterAutospacing="0" w:line="276" w:lineRule="auto"/>
            </w:pPr>
            <w:r w:rsidRPr="003F3D90">
              <w:rPr>
                <w:color w:val="000000"/>
                <w:sz w:val="15"/>
                <w:szCs w:val="15"/>
              </w:rPr>
              <w:t>0.00%</w:t>
            </w:r>
          </w:p>
        </w:tc>
        <w:tc>
          <w:tcPr>
            <w:tcW w:w="1170" w:type="dxa"/>
            <w:hideMark/>
          </w:tcPr>
          <w:p w14:paraId="4FCCBD00" w14:textId="69D636A9" w:rsidR="005003C5" w:rsidRPr="003F3D90" w:rsidRDefault="005003C5" w:rsidP="005003C5">
            <w:pPr>
              <w:pStyle w:val="NormalWeb"/>
              <w:spacing w:before="0" w:beforeAutospacing="0" w:after="0" w:afterAutospacing="0" w:line="276" w:lineRule="auto"/>
            </w:pPr>
            <w:r w:rsidRPr="003F3D90">
              <w:rPr>
                <w:color w:val="000000"/>
                <w:sz w:val="15"/>
                <w:szCs w:val="15"/>
              </w:rPr>
              <w:t>-</w:t>
            </w:r>
          </w:p>
        </w:tc>
        <w:tc>
          <w:tcPr>
            <w:tcW w:w="990" w:type="dxa"/>
            <w:hideMark/>
          </w:tcPr>
          <w:p w14:paraId="7C7B9019" w14:textId="2FB2C04D" w:rsidR="005003C5" w:rsidRPr="003F3D90" w:rsidRDefault="005003C5" w:rsidP="005003C5">
            <w:pPr>
              <w:pStyle w:val="NormalWeb"/>
              <w:spacing w:before="0" w:beforeAutospacing="0" w:after="0" w:afterAutospacing="0" w:line="276" w:lineRule="auto"/>
            </w:pPr>
            <w:r w:rsidRPr="003F3D90">
              <w:rPr>
                <w:color w:val="000000"/>
                <w:sz w:val="15"/>
                <w:szCs w:val="15"/>
              </w:rPr>
              <w:t>0.00</w:t>
            </w:r>
          </w:p>
        </w:tc>
        <w:tc>
          <w:tcPr>
            <w:tcW w:w="1193" w:type="dxa"/>
            <w:hideMark/>
          </w:tcPr>
          <w:p w14:paraId="2B540CE3" w14:textId="3ABEEC29" w:rsidR="005003C5" w:rsidRPr="003F3D90" w:rsidRDefault="005003C5" w:rsidP="005003C5">
            <w:pPr>
              <w:pStyle w:val="NormalWeb"/>
              <w:spacing w:before="0" w:beforeAutospacing="0" w:after="0" w:afterAutospacing="0" w:line="276" w:lineRule="auto"/>
              <w:rPr>
                <w:highlight w:val="yellow"/>
              </w:rPr>
            </w:pPr>
            <w:r w:rsidRPr="003F3D90">
              <w:rPr>
                <w:color w:val="000000"/>
                <w:sz w:val="15"/>
                <w:szCs w:val="15"/>
                <w:highlight w:val="yellow"/>
              </w:rPr>
              <w:t>-</w:t>
            </w:r>
          </w:p>
        </w:tc>
      </w:tr>
      <w:tr w:rsidR="005003C5" w:rsidRPr="003F3D90" w14:paraId="4C21BFAD" w14:textId="77777777" w:rsidTr="007E1E44">
        <w:trPr>
          <w:trHeight w:val="65"/>
        </w:trPr>
        <w:tc>
          <w:tcPr>
            <w:tcW w:w="1223" w:type="dxa"/>
            <w:hideMark/>
          </w:tcPr>
          <w:p w14:paraId="75CA158F" w14:textId="77777777" w:rsidR="005003C5" w:rsidRPr="003F3D90" w:rsidRDefault="005003C5" w:rsidP="005003C5">
            <w:pPr>
              <w:pStyle w:val="NormalWeb"/>
              <w:spacing w:before="0" w:beforeAutospacing="0" w:after="0" w:afterAutospacing="0" w:line="276" w:lineRule="auto"/>
            </w:pPr>
            <w:r w:rsidRPr="003F3D90">
              <w:rPr>
                <w:b/>
                <w:bCs/>
                <w:color w:val="000000"/>
                <w:sz w:val="15"/>
                <w:szCs w:val="15"/>
              </w:rPr>
              <w:t>Three-Player</w:t>
            </w:r>
          </w:p>
        </w:tc>
        <w:tc>
          <w:tcPr>
            <w:tcW w:w="392" w:type="dxa"/>
            <w:hideMark/>
          </w:tcPr>
          <w:p w14:paraId="64A9F36D" w14:textId="6A1D5905" w:rsidR="005003C5" w:rsidRPr="003F3D90" w:rsidRDefault="005003C5" w:rsidP="005003C5">
            <w:pPr>
              <w:pStyle w:val="NormalWeb"/>
              <w:spacing w:before="0" w:beforeAutospacing="0" w:after="0" w:afterAutospacing="0" w:line="276" w:lineRule="auto"/>
            </w:pPr>
            <w:r w:rsidRPr="003F3D90">
              <w:rPr>
                <w:color w:val="000000"/>
                <w:sz w:val="15"/>
                <w:szCs w:val="15"/>
              </w:rPr>
              <w:t>55</w:t>
            </w:r>
          </w:p>
        </w:tc>
        <w:tc>
          <w:tcPr>
            <w:tcW w:w="900" w:type="dxa"/>
            <w:hideMark/>
          </w:tcPr>
          <w:p w14:paraId="66EC8CC3" w14:textId="5977D314" w:rsidR="005003C5" w:rsidRPr="003F3D90" w:rsidRDefault="005003C5" w:rsidP="005003C5">
            <w:pPr>
              <w:pStyle w:val="NormalWeb"/>
              <w:spacing w:before="0" w:beforeAutospacing="0" w:after="0" w:afterAutospacing="0" w:line="276" w:lineRule="auto"/>
            </w:pPr>
            <w:r w:rsidRPr="003F3D90">
              <w:rPr>
                <w:color w:val="000000"/>
                <w:sz w:val="15"/>
                <w:szCs w:val="15"/>
              </w:rPr>
              <w:t>TEL-PPO</w:t>
            </w:r>
          </w:p>
        </w:tc>
        <w:tc>
          <w:tcPr>
            <w:tcW w:w="1440" w:type="dxa"/>
            <w:hideMark/>
          </w:tcPr>
          <w:p w14:paraId="1BE111D3" w14:textId="6D3AB09A" w:rsidR="005003C5" w:rsidRPr="003F3D90" w:rsidRDefault="005003C5" w:rsidP="005003C5">
            <w:pPr>
              <w:pStyle w:val="NormalWeb"/>
              <w:spacing w:before="0" w:beforeAutospacing="0" w:after="0" w:afterAutospacing="0" w:line="276" w:lineRule="auto"/>
            </w:pPr>
            <w:r w:rsidRPr="003F3D90">
              <w:rPr>
                <w:color w:val="000000"/>
                <w:sz w:val="15"/>
                <w:szCs w:val="15"/>
              </w:rPr>
              <w:t>14.89±0.09</w:t>
            </w:r>
          </w:p>
        </w:tc>
        <w:tc>
          <w:tcPr>
            <w:tcW w:w="720" w:type="dxa"/>
            <w:hideMark/>
          </w:tcPr>
          <w:p w14:paraId="24757E3B" w14:textId="367536A5" w:rsidR="005003C5" w:rsidRPr="003F3D90" w:rsidRDefault="005003C5" w:rsidP="005003C5">
            <w:pPr>
              <w:pStyle w:val="NormalWeb"/>
              <w:spacing w:before="0" w:beforeAutospacing="0" w:after="0" w:afterAutospacing="0" w:line="276" w:lineRule="auto"/>
            </w:pPr>
            <w:r w:rsidRPr="003F3D90">
              <w:rPr>
                <w:color w:val="000000"/>
                <w:sz w:val="15"/>
                <w:szCs w:val="15"/>
              </w:rPr>
              <w:t>1.02</w:t>
            </w:r>
          </w:p>
        </w:tc>
        <w:tc>
          <w:tcPr>
            <w:tcW w:w="1260" w:type="dxa"/>
            <w:hideMark/>
          </w:tcPr>
          <w:p w14:paraId="4A786836" w14:textId="1FD65F59" w:rsidR="005003C5" w:rsidRPr="003F3D90" w:rsidRDefault="005003C5" w:rsidP="005003C5">
            <w:pPr>
              <w:pStyle w:val="NormalWeb"/>
              <w:spacing w:before="0" w:beforeAutospacing="0" w:after="0" w:afterAutospacing="0" w:line="276" w:lineRule="auto"/>
            </w:pPr>
            <w:r w:rsidRPr="003F3D90">
              <w:rPr>
                <w:color w:val="000000"/>
                <w:sz w:val="15"/>
                <w:szCs w:val="15"/>
              </w:rPr>
              <w:t>6.38%</w:t>
            </w:r>
          </w:p>
        </w:tc>
        <w:tc>
          <w:tcPr>
            <w:tcW w:w="1170" w:type="dxa"/>
            <w:hideMark/>
          </w:tcPr>
          <w:p w14:paraId="0842C41A" w14:textId="792507EF" w:rsidR="005003C5" w:rsidRPr="003F3D90" w:rsidRDefault="005003C5" w:rsidP="005003C5">
            <w:pPr>
              <w:pStyle w:val="NormalWeb"/>
              <w:spacing w:before="0" w:beforeAutospacing="0" w:after="0" w:afterAutospacing="0" w:line="276" w:lineRule="auto"/>
            </w:pPr>
            <w:r w:rsidRPr="003F3D90">
              <w:rPr>
                <w:color w:val="000000"/>
                <w:sz w:val="15"/>
                <w:szCs w:val="15"/>
              </w:rPr>
              <w:t>0.024</w:t>
            </w:r>
          </w:p>
        </w:tc>
        <w:tc>
          <w:tcPr>
            <w:tcW w:w="990" w:type="dxa"/>
            <w:hideMark/>
          </w:tcPr>
          <w:p w14:paraId="0469BCD1" w14:textId="642AB709" w:rsidR="005003C5" w:rsidRPr="003F3D90" w:rsidRDefault="005003C5" w:rsidP="005003C5">
            <w:pPr>
              <w:pStyle w:val="NormalWeb"/>
              <w:spacing w:before="0" w:beforeAutospacing="0" w:after="0" w:afterAutospacing="0" w:line="276" w:lineRule="auto"/>
            </w:pPr>
            <w:r w:rsidRPr="003F3D90">
              <w:rPr>
                <w:color w:val="000000"/>
                <w:sz w:val="15"/>
                <w:szCs w:val="15"/>
              </w:rPr>
              <w:t>0.00</w:t>
            </w:r>
          </w:p>
        </w:tc>
        <w:tc>
          <w:tcPr>
            <w:tcW w:w="1193" w:type="dxa"/>
            <w:hideMark/>
          </w:tcPr>
          <w:p w14:paraId="677D4736" w14:textId="44618378" w:rsidR="005003C5" w:rsidRPr="003F3D90" w:rsidRDefault="005003C5" w:rsidP="005003C5">
            <w:pPr>
              <w:pStyle w:val="NormalWeb"/>
              <w:spacing w:before="0" w:beforeAutospacing="0" w:after="0" w:afterAutospacing="0" w:line="276" w:lineRule="auto"/>
              <w:rPr>
                <w:highlight w:val="yellow"/>
              </w:rPr>
            </w:pPr>
            <w:r w:rsidRPr="003F3D90">
              <w:rPr>
                <w:color w:val="000000"/>
                <w:sz w:val="15"/>
                <w:szCs w:val="15"/>
                <w:highlight w:val="yellow"/>
              </w:rPr>
              <w:t>NC</w:t>
            </w:r>
          </w:p>
        </w:tc>
      </w:tr>
    </w:tbl>
    <w:p w14:paraId="08A46610" w14:textId="23AD77C1" w:rsidR="003F4DEC" w:rsidRPr="00F35E9F" w:rsidRDefault="003F4DEC" w:rsidP="003F4DEC">
      <w:pPr>
        <w:spacing w:before="240" w:after="240" w:line="360" w:lineRule="auto"/>
        <w:jc w:val="both"/>
        <w:rPr>
          <w:rFonts w:eastAsia="SimSun"/>
          <w:b/>
          <w:bCs/>
          <w:color w:val="000000" w:themeColor="text1"/>
        </w:rPr>
      </w:pPr>
      <w:r w:rsidRPr="00F35E9F">
        <w:rPr>
          <w:b/>
          <w:bCs/>
          <w:color w:val="000000" w:themeColor="text1"/>
        </w:rPr>
        <w:t>Table 4</w:t>
      </w:r>
      <w:r w:rsidRPr="00F35E9F">
        <w:rPr>
          <w:rFonts w:eastAsia="SimSun"/>
          <w:b/>
          <w:bCs/>
          <w:color w:val="000000" w:themeColor="text1"/>
        </w:rPr>
        <w:t>.</w:t>
      </w:r>
      <w:r w:rsidR="00C95C25" w:rsidRPr="00F35E9F">
        <w:rPr>
          <w:b/>
          <w:bCs/>
        </w:rPr>
        <w:t xml:space="preserve"> Quantitative summary for heterogeneous tournament settings</w:t>
      </w:r>
    </w:p>
    <w:tbl>
      <w:tblPr>
        <w:tblStyle w:val="TableGridLight"/>
        <w:tblW w:w="0" w:type="auto"/>
        <w:tblLook w:val="04A0" w:firstRow="1" w:lastRow="0" w:firstColumn="1" w:lastColumn="0" w:noHBand="0" w:noVBand="1"/>
      </w:tblPr>
      <w:tblGrid>
        <w:gridCol w:w="913"/>
        <w:gridCol w:w="383"/>
        <w:gridCol w:w="859"/>
        <w:gridCol w:w="1144"/>
        <w:gridCol w:w="801"/>
        <w:gridCol w:w="1239"/>
        <w:gridCol w:w="1168"/>
        <w:gridCol w:w="1243"/>
        <w:gridCol w:w="1600"/>
      </w:tblGrid>
      <w:tr w:rsidR="00BD18F9" w:rsidRPr="003F3D90" w14:paraId="6D0807E3" w14:textId="77777777" w:rsidTr="005003C5">
        <w:trPr>
          <w:trHeight w:val="165"/>
        </w:trPr>
        <w:tc>
          <w:tcPr>
            <w:tcW w:w="913" w:type="dxa"/>
            <w:hideMark/>
          </w:tcPr>
          <w:p w14:paraId="25EC2890" w14:textId="18939578" w:rsidR="00BD18F9" w:rsidRPr="003F3D90" w:rsidRDefault="00BD18F9" w:rsidP="001C62C8">
            <w:pPr>
              <w:pStyle w:val="NormalWeb"/>
              <w:spacing w:before="0" w:beforeAutospacing="0" w:after="0" w:afterAutospacing="0" w:line="276" w:lineRule="auto"/>
            </w:pPr>
            <w:r w:rsidRPr="003F3D90">
              <w:rPr>
                <w:b/>
                <w:bCs/>
                <w:color w:val="000000"/>
                <w:sz w:val="15"/>
                <w:szCs w:val="15"/>
              </w:rPr>
              <w:t>Scenario</w:t>
            </w:r>
          </w:p>
        </w:tc>
        <w:tc>
          <w:tcPr>
            <w:tcW w:w="383" w:type="dxa"/>
            <w:hideMark/>
          </w:tcPr>
          <w:p w14:paraId="6FDCF15B" w14:textId="6FD66B49" w:rsidR="00BD18F9" w:rsidRPr="003F3D90" w:rsidRDefault="00BD18F9" w:rsidP="001C62C8">
            <w:pPr>
              <w:pStyle w:val="NormalWeb"/>
              <w:spacing w:before="0" w:beforeAutospacing="0" w:after="0" w:afterAutospacing="0" w:line="276" w:lineRule="auto"/>
            </w:pPr>
            <w:r w:rsidRPr="003F3D90">
              <w:rPr>
                <w:b/>
                <w:bCs/>
                <w:color w:val="000000"/>
                <w:sz w:val="15"/>
                <w:szCs w:val="15"/>
              </w:rPr>
              <w:t>q</w:t>
            </w:r>
          </w:p>
        </w:tc>
        <w:tc>
          <w:tcPr>
            <w:tcW w:w="859" w:type="dxa"/>
            <w:hideMark/>
          </w:tcPr>
          <w:p w14:paraId="0A24101F" w14:textId="6F66D9E3" w:rsidR="00BD18F9" w:rsidRPr="003F3D90" w:rsidRDefault="00BD18F9" w:rsidP="001C62C8">
            <w:pPr>
              <w:pStyle w:val="NormalWeb"/>
              <w:spacing w:before="0" w:beforeAutospacing="0" w:after="0" w:afterAutospacing="0" w:line="276" w:lineRule="auto"/>
            </w:pPr>
            <w:r w:rsidRPr="003F3D90">
              <w:rPr>
                <w:b/>
                <w:bCs/>
                <w:color w:val="000000"/>
                <w:sz w:val="15"/>
                <w:szCs w:val="15"/>
              </w:rPr>
              <w:t>Method</w:t>
            </w:r>
          </w:p>
        </w:tc>
        <w:tc>
          <w:tcPr>
            <w:tcW w:w="1144" w:type="dxa"/>
            <w:hideMark/>
          </w:tcPr>
          <w:p w14:paraId="248B237F" w14:textId="3F2D904F" w:rsidR="00BD18F9" w:rsidRPr="003F3D90" w:rsidRDefault="00BD18F9" w:rsidP="001C62C8">
            <w:pPr>
              <w:pStyle w:val="NormalWeb"/>
              <w:spacing w:before="0" w:beforeAutospacing="0" w:after="0" w:afterAutospacing="0" w:line="276" w:lineRule="auto"/>
            </w:pPr>
            <w:r w:rsidRPr="003F3D90">
              <w:rPr>
                <w:b/>
                <w:bCs/>
                <w:color w:val="000000"/>
                <w:sz w:val="15"/>
                <w:szCs w:val="15"/>
              </w:rPr>
              <w:t xml:space="preserve">Mean </w:t>
            </w:r>
            <w:proofErr w:type="spellStart"/>
            <w:r w:rsidRPr="003F3D90">
              <w:rPr>
                <w:b/>
                <w:bCs/>
                <w:color w:val="000000"/>
                <w:sz w:val="15"/>
                <w:szCs w:val="15"/>
              </w:rPr>
              <w:t>effort±std</w:t>
            </w:r>
            <w:proofErr w:type="spellEnd"/>
          </w:p>
        </w:tc>
        <w:tc>
          <w:tcPr>
            <w:tcW w:w="801" w:type="dxa"/>
            <w:hideMark/>
          </w:tcPr>
          <w:p w14:paraId="08DD7563" w14:textId="484482DA" w:rsidR="00BD18F9" w:rsidRPr="003F3D90" w:rsidRDefault="00BD18F9" w:rsidP="001C62C8">
            <w:pPr>
              <w:pStyle w:val="NormalWeb"/>
              <w:spacing w:before="0" w:beforeAutospacing="0" w:after="0" w:afterAutospacing="0" w:line="276" w:lineRule="auto"/>
            </w:pPr>
            <w:r w:rsidRPr="003F3D90">
              <w:rPr>
                <w:b/>
                <w:bCs/>
                <w:color w:val="000000"/>
                <w:sz w:val="15"/>
                <w:szCs w:val="15"/>
              </w:rPr>
              <w:t>|ē−e*|</w:t>
            </w:r>
          </w:p>
        </w:tc>
        <w:tc>
          <w:tcPr>
            <w:tcW w:w="1239" w:type="dxa"/>
            <w:hideMark/>
          </w:tcPr>
          <w:p w14:paraId="32ED1DEC" w14:textId="0CAC2759" w:rsidR="00BD18F9" w:rsidRPr="003F3D90" w:rsidRDefault="00BD18F9" w:rsidP="001C62C8">
            <w:pPr>
              <w:pStyle w:val="NormalWeb"/>
              <w:spacing w:before="0" w:beforeAutospacing="0" w:after="0" w:afterAutospacing="0" w:line="276" w:lineRule="auto"/>
            </w:pPr>
            <w:r w:rsidRPr="003F3D90">
              <w:rPr>
                <w:b/>
                <w:bCs/>
                <w:color w:val="000000"/>
                <w:sz w:val="15"/>
                <w:szCs w:val="15"/>
              </w:rPr>
              <w:t>Relative error</w:t>
            </w:r>
          </w:p>
        </w:tc>
        <w:tc>
          <w:tcPr>
            <w:tcW w:w="1168" w:type="dxa"/>
            <w:hideMark/>
          </w:tcPr>
          <w:p w14:paraId="4DA1C119" w14:textId="78DAF91D" w:rsidR="00BD18F9" w:rsidRPr="003F3D90" w:rsidRDefault="00BD18F9" w:rsidP="001C62C8">
            <w:pPr>
              <w:pStyle w:val="NormalWeb"/>
              <w:spacing w:before="0" w:beforeAutospacing="0" w:after="0" w:afterAutospacing="0" w:line="276" w:lineRule="auto"/>
            </w:pPr>
            <w:r w:rsidRPr="003F3D90">
              <w:rPr>
                <w:b/>
                <w:bCs/>
                <w:color w:val="000000"/>
                <w:sz w:val="15"/>
                <w:szCs w:val="15"/>
              </w:rPr>
              <w:t>Exploitability</w:t>
            </w:r>
          </w:p>
        </w:tc>
        <w:tc>
          <w:tcPr>
            <w:tcW w:w="1243" w:type="dxa"/>
            <w:hideMark/>
          </w:tcPr>
          <w:p w14:paraId="5179B82B" w14:textId="4CE375FB" w:rsidR="00BD18F9" w:rsidRPr="003F3D90" w:rsidRDefault="00CF2AED" w:rsidP="001C62C8">
            <w:pPr>
              <w:pStyle w:val="NormalWeb"/>
              <w:spacing w:before="0" w:beforeAutospacing="0" w:after="0" w:afterAutospacing="0" w:line="276" w:lineRule="auto"/>
            </w:pPr>
            <w:r w:rsidRPr="003F3D90">
              <w:rPr>
                <w:b/>
                <w:bCs/>
                <w:color w:val="000000"/>
                <w:sz w:val="15"/>
                <w:szCs w:val="15"/>
              </w:rPr>
              <w:t>Effort</w:t>
            </w:r>
            <w:r w:rsidR="00BD18F9" w:rsidRPr="003F3D90">
              <w:rPr>
                <w:b/>
                <w:bCs/>
                <w:color w:val="000000"/>
                <w:sz w:val="15"/>
                <w:szCs w:val="15"/>
              </w:rPr>
              <w:t xml:space="preserve"> Gap</w:t>
            </w:r>
          </w:p>
        </w:tc>
        <w:tc>
          <w:tcPr>
            <w:tcW w:w="1600" w:type="dxa"/>
            <w:hideMark/>
          </w:tcPr>
          <w:p w14:paraId="459B2C87" w14:textId="7D1F1338" w:rsidR="00BD18F9" w:rsidRPr="003F3D90" w:rsidRDefault="00BD18F9" w:rsidP="001C62C8">
            <w:pPr>
              <w:pStyle w:val="NormalWeb"/>
              <w:spacing w:before="0" w:beforeAutospacing="0" w:after="0" w:afterAutospacing="0" w:line="276" w:lineRule="auto"/>
            </w:pPr>
            <w:r w:rsidRPr="003F3D90">
              <w:rPr>
                <w:b/>
                <w:bCs/>
                <w:color w:val="000000"/>
                <w:sz w:val="15"/>
                <w:szCs w:val="15"/>
              </w:rPr>
              <w:t>Steps to Convergence</w:t>
            </w:r>
          </w:p>
        </w:tc>
      </w:tr>
      <w:tr w:rsidR="005003C5" w:rsidRPr="003F3D90" w14:paraId="711704CB" w14:textId="77777777" w:rsidTr="005003C5">
        <w:trPr>
          <w:trHeight w:val="165"/>
        </w:trPr>
        <w:tc>
          <w:tcPr>
            <w:tcW w:w="913" w:type="dxa"/>
            <w:hideMark/>
          </w:tcPr>
          <w:p w14:paraId="68238F4A" w14:textId="77777777" w:rsidR="005003C5" w:rsidRPr="003F3D90" w:rsidRDefault="005003C5" w:rsidP="005003C5">
            <w:pPr>
              <w:pStyle w:val="NormalWeb"/>
              <w:spacing w:before="0" w:beforeAutospacing="0" w:after="0" w:afterAutospacing="0" w:line="276" w:lineRule="auto"/>
            </w:pPr>
            <w:r w:rsidRPr="003F3D90">
              <w:rPr>
                <w:b/>
                <w:bCs/>
                <w:color w:val="000000"/>
                <w:sz w:val="15"/>
                <w:szCs w:val="15"/>
              </w:rPr>
              <w:t>Het. Cost</w:t>
            </w:r>
          </w:p>
        </w:tc>
        <w:tc>
          <w:tcPr>
            <w:tcW w:w="383" w:type="dxa"/>
            <w:hideMark/>
          </w:tcPr>
          <w:p w14:paraId="373D0571" w14:textId="48BC4443" w:rsidR="005003C5" w:rsidRPr="003F3D90" w:rsidRDefault="005003C5" w:rsidP="005003C5">
            <w:pPr>
              <w:pStyle w:val="NormalWeb"/>
              <w:spacing w:before="0" w:beforeAutospacing="0" w:after="0" w:afterAutospacing="0" w:line="276" w:lineRule="auto"/>
            </w:pPr>
            <w:r w:rsidRPr="003F3D90">
              <w:rPr>
                <w:color w:val="000000"/>
                <w:sz w:val="15"/>
                <w:szCs w:val="15"/>
              </w:rPr>
              <w:t>35</w:t>
            </w:r>
          </w:p>
        </w:tc>
        <w:tc>
          <w:tcPr>
            <w:tcW w:w="859" w:type="dxa"/>
            <w:hideMark/>
          </w:tcPr>
          <w:p w14:paraId="3B0687AF" w14:textId="2D985604" w:rsidR="005003C5" w:rsidRPr="003F3D90" w:rsidRDefault="005003C5" w:rsidP="005003C5">
            <w:pPr>
              <w:pStyle w:val="NormalWeb"/>
              <w:spacing w:before="0" w:beforeAutospacing="0" w:after="0" w:afterAutospacing="0" w:line="276" w:lineRule="auto"/>
            </w:pPr>
            <w:r w:rsidRPr="003F3D90">
              <w:rPr>
                <w:color w:val="000000"/>
                <w:sz w:val="15"/>
                <w:szCs w:val="15"/>
              </w:rPr>
              <w:t>Theory</w:t>
            </w:r>
          </w:p>
        </w:tc>
        <w:tc>
          <w:tcPr>
            <w:tcW w:w="1144" w:type="dxa"/>
            <w:hideMark/>
          </w:tcPr>
          <w:p w14:paraId="049010EE" w14:textId="58498868" w:rsidR="005003C5" w:rsidRPr="003F3D90" w:rsidRDefault="005003C5" w:rsidP="005003C5">
            <w:pPr>
              <w:pStyle w:val="NormalWeb"/>
              <w:spacing w:before="0" w:beforeAutospacing="0" w:after="0" w:afterAutospacing="0" w:line="276" w:lineRule="auto"/>
            </w:pPr>
            <w:r w:rsidRPr="003F3D90">
              <w:rPr>
                <w:color w:val="000000"/>
                <w:sz w:val="15"/>
                <w:szCs w:val="15"/>
              </w:rPr>
              <w:t>32.84</w:t>
            </w:r>
          </w:p>
        </w:tc>
        <w:tc>
          <w:tcPr>
            <w:tcW w:w="801" w:type="dxa"/>
            <w:hideMark/>
          </w:tcPr>
          <w:p w14:paraId="25E63176" w14:textId="3FC08450" w:rsidR="005003C5" w:rsidRPr="003F3D90" w:rsidRDefault="005003C5" w:rsidP="005003C5">
            <w:pPr>
              <w:pStyle w:val="NormalWeb"/>
              <w:spacing w:before="0" w:beforeAutospacing="0" w:after="0" w:afterAutospacing="0" w:line="276" w:lineRule="auto"/>
            </w:pPr>
            <w:r w:rsidRPr="003F3D90">
              <w:rPr>
                <w:color w:val="000000"/>
                <w:sz w:val="15"/>
                <w:szCs w:val="15"/>
              </w:rPr>
              <w:t>0.00</w:t>
            </w:r>
          </w:p>
        </w:tc>
        <w:tc>
          <w:tcPr>
            <w:tcW w:w="1239" w:type="dxa"/>
            <w:hideMark/>
          </w:tcPr>
          <w:p w14:paraId="0B043BC9" w14:textId="4FCB439F" w:rsidR="005003C5" w:rsidRPr="003F3D90" w:rsidRDefault="005003C5" w:rsidP="005003C5">
            <w:pPr>
              <w:pStyle w:val="NormalWeb"/>
              <w:spacing w:before="0" w:beforeAutospacing="0" w:after="0" w:afterAutospacing="0" w:line="276" w:lineRule="auto"/>
            </w:pPr>
            <w:r w:rsidRPr="003F3D90">
              <w:rPr>
                <w:color w:val="000000"/>
                <w:sz w:val="15"/>
                <w:szCs w:val="15"/>
              </w:rPr>
              <w:t>0.00%</w:t>
            </w:r>
          </w:p>
        </w:tc>
        <w:tc>
          <w:tcPr>
            <w:tcW w:w="1168" w:type="dxa"/>
            <w:hideMark/>
          </w:tcPr>
          <w:p w14:paraId="3C763F2C" w14:textId="1F6C8003" w:rsidR="005003C5" w:rsidRPr="003F3D90" w:rsidRDefault="005003C5" w:rsidP="005003C5">
            <w:pPr>
              <w:pStyle w:val="NormalWeb"/>
              <w:spacing w:before="0" w:beforeAutospacing="0" w:after="0" w:afterAutospacing="0" w:line="276" w:lineRule="auto"/>
            </w:pPr>
            <w:r w:rsidRPr="003F3D90">
              <w:rPr>
                <w:color w:val="000000"/>
                <w:sz w:val="15"/>
                <w:szCs w:val="15"/>
              </w:rPr>
              <w:t>0.000</w:t>
            </w:r>
          </w:p>
        </w:tc>
        <w:tc>
          <w:tcPr>
            <w:tcW w:w="1243" w:type="dxa"/>
            <w:hideMark/>
          </w:tcPr>
          <w:p w14:paraId="1F625AD2" w14:textId="2D5FAAC2" w:rsidR="005003C5" w:rsidRPr="003F3D90" w:rsidRDefault="005003C5" w:rsidP="005003C5">
            <w:pPr>
              <w:pStyle w:val="NormalWeb"/>
              <w:spacing w:before="0" w:beforeAutospacing="0" w:after="0" w:afterAutospacing="0" w:line="276" w:lineRule="auto"/>
            </w:pPr>
            <w:r w:rsidRPr="003F3D90">
              <w:rPr>
                <w:color w:val="000000"/>
                <w:sz w:val="15"/>
                <w:szCs w:val="15"/>
              </w:rPr>
              <w:t>0.00</w:t>
            </w:r>
          </w:p>
        </w:tc>
        <w:tc>
          <w:tcPr>
            <w:tcW w:w="1600" w:type="dxa"/>
            <w:hideMark/>
          </w:tcPr>
          <w:p w14:paraId="1B42E9FB" w14:textId="45DB0F0D" w:rsidR="005003C5" w:rsidRPr="003F3D90" w:rsidRDefault="005003C5" w:rsidP="005003C5">
            <w:pPr>
              <w:pStyle w:val="NormalWeb"/>
              <w:spacing w:before="0" w:beforeAutospacing="0" w:after="0" w:afterAutospacing="0" w:line="276" w:lineRule="auto"/>
            </w:pPr>
            <w:r w:rsidRPr="003F3D90">
              <w:rPr>
                <w:color w:val="000000"/>
                <w:sz w:val="15"/>
                <w:szCs w:val="15"/>
              </w:rPr>
              <w:t>-</w:t>
            </w:r>
          </w:p>
        </w:tc>
      </w:tr>
      <w:tr w:rsidR="005003C5" w:rsidRPr="003F3D90" w14:paraId="6C7FF64C" w14:textId="77777777" w:rsidTr="005003C5">
        <w:trPr>
          <w:trHeight w:val="165"/>
        </w:trPr>
        <w:tc>
          <w:tcPr>
            <w:tcW w:w="913" w:type="dxa"/>
            <w:hideMark/>
          </w:tcPr>
          <w:p w14:paraId="1B1FCBF2" w14:textId="77777777" w:rsidR="005003C5" w:rsidRPr="003F3D90" w:rsidRDefault="005003C5" w:rsidP="005003C5">
            <w:pPr>
              <w:pStyle w:val="NormalWeb"/>
              <w:spacing w:before="0" w:beforeAutospacing="0" w:after="0" w:afterAutospacing="0" w:line="276" w:lineRule="auto"/>
            </w:pPr>
            <w:r w:rsidRPr="003F3D90">
              <w:rPr>
                <w:b/>
                <w:bCs/>
                <w:color w:val="000000"/>
                <w:sz w:val="15"/>
                <w:szCs w:val="15"/>
              </w:rPr>
              <w:t>Het. Cost</w:t>
            </w:r>
          </w:p>
        </w:tc>
        <w:tc>
          <w:tcPr>
            <w:tcW w:w="383" w:type="dxa"/>
            <w:hideMark/>
          </w:tcPr>
          <w:p w14:paraId="2DDFC17B" w14:textId="6501D2D0" w:rsidR="005003C5" w:rsidRPr="003F3D90" w:rsidRDefault="005003C5" w:rsidP="005003C5">
            <w:pPr>
              <w:pStyle w:val="NormalWeb"/>
              <w:spacing w:before="0" w:beforeAutospacing="0" w:after="0" w:afterAutospacing="0" w:line="276" w:lineRule="auto"/>
            </w:pPr>
            <w:r w:rsidRPr="003F3D90">
              <w:rPr>
                <w:color w:val="000000"/>
                <w:sz w:val="15"/>
                <w:szCs w:val="15"/>
              </w:rPr>
              <w:t>35</w:t>
            </w:r>
          </w:p>
        </w:tc>
        <w:tc>
          <w:tcPr>
            <w:tcW w:w="859" w:type="dxa"/>
            <w:hideMark/>
          </w:tcPr>
          <w:p w14:paraId="7C0E58DB" w14:textId="58302A00" w:rsidR="005003C5" w:rsidRPr="003F3D90" w:rsidRDefault="005003C5" w:rsidP="005003C5">
            <w:pPr>
              <w:pStyle w:val="NormalWeb"/>
              <w:spacing w:before="0" w:beforeAutospacing="0" w:after="0" w:afterAutospacing="0" w:line="276" w:lineRule="auto"/>
            </w:pPr>
            <w:r w:rsidRPr="003F3D90">
              <w:rPr>
                <w:color w:val="000000"/>
                <w:sz w:val="15"/>
                <w:szCs w:val="15"/>
              </w:rPr>
              <w:t>Gradient</w:t>
            </w:r>
          </w:p>
        </w:tc>
        <w:tc>
          <w:tcPr>
            <w:tcW w:w="1144" w:type="dxa"/>
            <w:hideMark/>
          </w:tcPr>
          <w:p w14:paraId="4D73CD35" w14:textId="7D61B06D" w:rsidR="005003C5" w:rsidRPr="003F3D90" w:rsidRDefault="005003C5" w:rsidP="005003C5">
            <w:pPr>
              <w:pStyle w:val="NormalWeb"/>
              <w:spacing w:before="0" w:beforeAutospacing="0" w:after="0" w:afterAutospacing="0" w:line="276" w:lineRule="auto"/>
            </w:pPr>
            <w:r w:rsidRPr="003F3D90">
              <w:rPr>
                <w:color w:val="000000"/>
                <w:sz w:val="15"/>
                <w:szCs w:val="15"/>
              </w:rPr>
              <w:t>32.84±0.00</w:t>
            </w:r>
          </w:p>
        </w:tc>
        <w:tc>
          <w:tcPr>
            <w:tcW w:w="801" w:type="dxa"/>
            <w:hideMark/>
          </w:tcPr>
          <w:p w14:paraId="6E9449A3" w14:textId="2D0C7E24" w:rsidR="005003C5" w:rsidRPr="003F3D90" w:rsidRDefault="005003C5" w:rsidP="005003C5">
            <w:pPr>
              <w:pStyle w:val="NormalWeb"/>
              <w:spacing w:before="0" w:beforeAutospacing="0" w:after="0" w:afterAutospacing="0" w:line="276" w:lineRule="auto"/>
            </w:pPr>
            <w:r w:rsidRPr="003F3D90">
              <w:rPr>
                <w:color w:val="000000"/>
                <w:sz w:val="15"/>
                <w:szCs w:val="15"/>
              </w:rPr>
              <w:t>0.00</w:t>
            </w:r>
          </w:p>
        </w:tc>
        <w:tc>
          <w:tcPr>
            <w:tcW w:w="1239" w:type="dxa"/>
            <w:hideMark/>
          </w:tcPr>
          <w:p w14:paraId="49D9D4D2" w14:textId="3B1993C0" w:rsidR="005003C5" w:rsidRPr="003F3D90" w:rsidRDefault="005003C5" w:rsidP="005003C5">
            <w:pPr>
              <w:pStyle w:val="NormalWeb"/>
              <w:spacing w:before="0" w:beforeAutospacing="0" w:after="0" w:afterAutospacing="0" w:line="276" w:lineRule="auto"/>
            </w:pPr>
            <w:r w:rsidRPr="003F3D90">
              <w:rPr>
                <w:color w:val="000000"/>
                <w:sz w:val="15"/>
                <w:szCs w:val="15"/>
              </w:rPr>
              <w:t>0.01%</w:t>
            </w:r>
          </w:p>
        </w:tc>
        <w:tc>
          <w:tcPr>
            <w:tcW w:w="1168" w:type="dxa"/>
            <w:hideMark/>
          </w:tcPr>
          <w:p w14:paraId="44C657A0" w14:textId="192D666C" w:rsidR="005003C5" w:rsidRPr="003F3D90" w:rsidRDefault="005003C5" w:rsidP="005003C5">
            <w:pPr>
              <w:pStyle w:val="NormalWeb"/>
              <w:spacing w:before="0" w:beforeAutospacing="0" w:after="0" w:afterAutospacing="0" w:line="276" w:lineRule="auto"/>
            </w:pPr>
            <w:r w:rsidRPr="003F3D90">
              <w:rPr>
                <w:color w:val="000000"/>
                <w:sz w:val="15"/>
                <w:szCs w:val="15"/>
              </w:rPr>
              <w:t>-</w:t>
            </w:r>
          </w:p>
        </w:tc>
        <w:tc>
          <w:tcPr>
            <w:tcW w:w="1243" w:type="dxa"/>
            <w:hideMark/>
          </w:tcPr>
          <w:p w14:paraId="081C7F14" w14:textId="23CE8924" w:rsidR="005003C5" w:rsidRPr="003F3D90" w:rsidRDefault="005003C5" w:rsidP="005003C5">
            <w:pPr>
              <w:pStyle w:val="NormalWeb"/>
              <w:spacing w:before="0" w:beforeAutospacing="0" w:after="0" w:afterAutospacing="0" w:line="276" w:lineRule="auto"/>
            </w:pPr>
            <w:r w:rsidRPr="003F3D90">
              <w:rPr>
                <w:color w:val="000000"/>
                <w:sz w:val="15"/>
                <w:szCs w:val="15"/>
              </w:rPr>
              <w:t>10.38</w:t>
            </w:r>
          </w:p>
        </w:tc>
        <w:tc>
          <w:tcPr>
            <w:tcW w:w="1600" w:type="dxa"/>
            <w:hideMark/>
          </w:tcPr>
          <w:p w14:paraId="4843CF99" w14:textId="72A13F14" w:rsidR="005003C5" w:rsidRPr="003F3D90" w:rsidRDefault="005003C5" w:rsidP="005003C5">
            <w:pPr>
              <w:pStyle w:val="NormalWeb"/>
              <w:spacing w:before="0" w:beforeAutospacing="0" w:after="0" w:afterAutospacing="0" w:line="276" w:lineRule="auto"/>
            </w:pPr>
            <w:r w:rsidRPr="003F3D90">
              <w:rPr>
                <w:color w:val="000000"/>
                <w:sz w:val="15"/>
                <w:szCs w:val="15"/>
              </w:rPr>
              <w:t>-</w:t>
            </w:r>
          </w:p>
        </w:tc>
      </w:tr>
      <w:tr w:rsidR="005003C5" w:rsidRPr="003F3D90" w14:paraId="684A4B97" w14:textId="77777777" w:rsidTr="005003C5">
        <w:trPr>
          <w:trHeight w:val="165"/>
        </w:trPr>
        <w:tc>
          <w:tcPr>
            <w:tcW w:w="913" w:type="dxa"/>
            <w:hideMark/>
          </w:tcPr>
          <w:p w14:paraId="0418BA06" w14:textId="77777777" w:rsidR="005003C5" w:rsidRPr="003F3D90" w:rsidRDefault="005003C5" w:rsidP="005003C5">
            <w:pPr>
              <w:pStyle w:val="NormalWeb"/>
              <w:spacing w:before="0" w:beforeAutospacing="0" w:after="0" w:afterAutospacing="0" w:line="276" w:lineRule="auto"/>
            </w:pPr>
            <w:r w:rsidRPr="003F3D90">
              <w:rPr>
                <w:b/>
                <w:bCs/>
                <w:color w:val="000000"/>
                <w:sz w:val="15"/>
                <w:szCs w:val="15"/>
              </w:rPr>
              <w:t>Het. Cost</w:t>
            </w:r>
          </w:p>
        </w:tc>
        <w:tc>
          <w:tcPr>
            <w:tcW w:w="383" w:type="dxa"/>
            <w:hideMark/>
          </w:tcPr>
          <w:p w14:paraId="43A527C2" w14:textId="5B92B69A" w:rsidR="005003C5" w:rsidRPr="003F3D90" w:rsidRDefault="005003C5" w:rsidP="005003C5">
            <w:pPr>
              <w:pStyle w:val="NormalWeb"/>
              <w:spacing w:before="0" w:beforeAutospacing="0" w:after="0" w:afterAutospacing="0" w:line="276" w:lineRule="auto"/>
            </w:pPr>
            <w:r w:rsidRPr="003F3D90">
              <w:rPr>
                <w:color w:val="000000"/>
                <w:sz w:val="15"/>
                <w:szCs w:val="15"/>
              </w:rPr>
              <w:t>35</w:t>
            </w:r>
          </w:p>
        </w:tc>
        <w:tc>
          <w:tcPr>
            <w:tcW w:w="859" w:type="dxa"/>
            <w:hideMark/>
          </w:tcPr>
          <w:p w14:paraId="31F3246E" w14:textId="4C11D9E8" w:rsidR="005003C5" w:rsidRPr="003F3D90" w:rsidRDefault="005003C5" w:rsidP="005003C5">
            <w:pPr>
              <w:pStyle w:val="NormalWeb"/>
              <w:spacing w:before="0" w:beforeAutospacing="0" w:after="0" w:afterAutospacing="0" w:line="276" w:lineRule="auto"/>
            </w:pPr>
            <w:r w:rsidRPr="003F3D90">
              <w:rPr>
                <w:color w:val="000000"/>
                <w:sz w:val="15"/>
                <w:szCs w:val="15"/>
              </w:rPr>
              <w:t>TEL-PPO</w:t>
            </w:r>
          </w:p>
        </w:tc>
        <w:tc>
          <w:tcPr>
            <w:tcW w:w="1144" w:type="dxa"/>
            <w:hideMark/>
          </w:tcPr>
          <w:p w14:paraId="57C95977" w14:textId="5DC4BE82" w:rsidR="005003C5" w:rsidRPr="003F3D90" w:rsidRDefault="005003C5" w:rsidP="005003C5">
            <w:pPr>
              <w:pStyle w:val="NormalWeb"/>
              <w:spacing w:before="0" w:beforeAutospacing="0" w:after="0" w:afterAutospacing="0" w:line="276" w:lineRule="auto"/>
            </w:pPr>
            <w:r w:rsidRPr="003F3D90">
              <w:rPr>
                <w:color w:val="000000"/>
                <w:sz w:val="15"/>
                <w:szCs w:val="15"/>
              </w:rPr>
              <w:t>31.38±0.58</w:t>
            </w:r>
          </w:p>
        </w:tc>
        <w:tc>
          <w:tcPr>
            <w:tcW w:w="801" w:type="dxa"/>
            <w:hideMark/>
          </w:tcPr>
          <w:p w14:paraId="627A0B56" w14:textId="6381D47A" w:rsidR="005003C5" w:rsidRPr="003F3D90" w:rsidRDefault="005003C5" w:rsidP="005003C5">
            <w:pPr>
              <w:pStyle w:val="NormalWeb"/>
              <w:spacing w:before="0" w:beforeAutospacing="0" w:after="0" w:afterAutospacing="0" w:line="276" w:lineRule="auto"/>
            </w:pPr>
            <w:r w:rsidRPr="003F3D90">
              <w:rPr>
                <w:color w:val="000000"/>
                <w:sz w:val="15"/>
                <w:szCs w:val="15"/>
              </w:rPr>
              <w:t>1.46</w:t>
            </w:r>
          </w:p>
        </w:tc>
        <w:tc>
          <w:tcPr>
            <w:tcW w:w="1239" w:type="dxa"/>
            <w:hideMark/>
          </w:tcPr>
          <w:p w14:paraId="7F11CBAA" w14:textId="3CC1CEF8" w:rsidR="005003C5" w:rsidRPr="003F3D90" w:rsidRDefault="005003C5" w:rsidP="005003C5">
            <w:pPr>
              <w:pStyle w:val="NormalWeb"/>
              <w:spacing w:before="0" w:beforeAutospacing="0" w:after="0" w:afterAutospacing="0" w:line="276" w:lineRule="auto"/>
            </w:pPr>
            <w:r w:rsidRPr="003F3D90">
              <w:rPr>
                <w:color w:val="000000"/>
                <w:sz w:val="15"/>
                <w:szCs w:val="15"/>
              </w:rPr>
              <w:t>4.44%</w:t>
            </w:r>
          </w:p>
        </w:tc>
        <w:tc>
          <w:tcPr>
            <w:tcW w:w="1168" w:type="dxa"/>
            <w:hideMark/>
          </w:tcPr>
          <w:p w14:paraId="68BF2866" w14:textId="64565443" w:rsidR="005003C5" w:rsidRPr="003F3D90" w:rsidRDefault="005003C5" w:rsidP="005003C5">
            <w:pPr>
              <w:pStyle w:val="NormalWeb"/>
              <w:spacing w:before="0" w:beforeAutospacing="0" w:after="0" w:afterAutospacing="0" w:line="276" w:lineRule="auto"/>
            </w:pPr>
            <w:r w:rsidRPr="003F3D90">
              <w:rPr>
                <w:color w:val="000000"/>
                <w:sz w:val="15"/>
                <w:szCs w:val="15"/>
              </w:rPr>
              <w:t>0.035</w:t>
            </w:r>
          </w:p>
        </w:tc>
        <w:tc>
          <w:tcPr>
            <w:tcW w:w="1243" w:type="dxa"/>
            <w:hideMark/>
          </w:tcPr>
          <w:p w14:paraId="087DC3A0" w14:textId="09C8EA36" w:rsidR="005003C5" w:rsidRPr="003F3D90" w:rsidRDefault="005003C5" w:rsidP="005003C5">
            <w:pPr>
              <w:pStyle w:val="NormalWeb"/>
              <w:spacing w:before="0" w:beforeAutospacing="0" w:after="0" w:afterAutospacing="0" w:line="276" w:lineRule="auto"/>
            </w:pPr>
            <w:r w:rsidRPr="003F3D90">
              <w:rPr>
                <w:color w:val="000000"/>
                <w:sz w:val="15"/>
                <w:szCs w:val="15"/>
              </w:rPr>
              <w:t>9.99</w:t>
            </w:r>
          </w:p>
        </w:tc>
        <w:tc>
          <w:tcPr>
            <w:tcW w:w="1600" w:type="dxa"/>
            <w:hideMark/>
          </w:tcPr>
          <w:p w14:paraId="5BC67A2F" w14:textId="22951422" w:rsidR="005003C5" w:rsidRPr="003F3D90" w:rsidRDefault="005003C5" w:rsidP="005003C5">
            <w:pPr>
              <w:pStyle w:val="NormalWeb"/>
              <w:spacing w:before="0" w:beforeAutospacing="0" w:after="0" w:afterAutospacing="0" w:line="276" w:lineRule="auto"/>
            </w:pPr>
            <w:r w:rsidRPr="003F3D90">
              <w:rPr>
                <w:color w:val="000000"/>
                <w:sz w:val="15"/>
                <w:szCs w:val="15"/>
                <w:highlight w:val="yellow"/>
              </w:rPr>
              <w:t>NC</w:t>
            </w:r>
          </w:p>
        </w:tc>
      </w:tr>
      <w:tr w:rsidR="005003C5" w:rsidRPr="003F3D90" w14:paraId="397FE482" w14:textId="77777777" w:rsidTr="005003C5">
        <w:trPr>
          <w:trHeight w:val="165"/>
        </w:trPr>
        <w:tc>
          <w:tcPr>
            <w:tcW w:w="913" w:type="dxa"/>
            <w:hideMark/>
          </w:tcPr>
          <w:p w14:paraId="0542DCFD" w14:textId="77777777" w:rsidR="005003C5" w:rsidRPr="003F3D90" w:rsidRDefault="005003C5" w:rsidP="005003C5">
            <w:pPr>
              <w:pStyle w:val="NormalWeb"/>
              <w:spacing w:before="0" w:beforeAutospacing="0" w:after="0" w:afterAutospacing="0" w:line="276" w:lineRule="auto"/>
            </w:pPr>
            <w:r w:rsidRPr="003F3D90">
              <w:rPr>
                <w:b/>
                <w:bCs/>
                <w:color w:val="000000"/>
                <w:sz w:val="15"/>
                <w:szCs w:val="15"/>
              </w:rPr>
              <w:t>Het. Cost</w:t>
            </w:r>
          </w:p>
        </w:tc>
        <w:tc>
          <w:tcPr>
            <w:tcW w:w="383" w:type="dxa"/>
            <w:hideMark/>
          </w:tcPr>
          <w:p w14:paraId="7124966C" w14:textId="3961F4FF" w:rsidR="005003C5" w:rsidRPr="003F3D90" w:rsidRDefault="005003C5" w:rsidP="005003C5">
            <w:pPr>
              <w:pStyle w:val="NormalWeb"/>
              <w:spacing w:before="0" w:beforeAutospacing="0" w:after="0" w:afterAutospacing="0" w:line="276" w:lineRule="auto"/>
            </w:pPr>
            <w:r w:rsidRPr="003F3D90">
              <w:rPr>
                <w:color w:val="000000"/>
                <w:sz w:val="15"/>
                <w:szCs w:val="15"/>
              </w:rPr>
              <w:t>55</w:t>
            </w:r>
          </w:p>
        </w:tc>
        <w:tc>
          <w:tcPr>
            <w:tcW w:w="859" w:type="dxa"/>
            <w:hideMark/>
          </w:tcPr>
          <w:p w14:paraId="23AB9623" w14:textId="7AF34B2E" w:rsidR="005003C5" w:rsidRPr="003F3D90" w:rsidRDefault="005003C5" w:rsidP="005003C5">
            <w:pPr>
              <w:pStyle w:val="NormalWeb"/>
              <w:spacing w:before="0" w:beforeAutospacing="0" w:after="0" w:afterAutospacing="0" w:line="276" w:lineRule="auto"/>
            </w:pPr>
            <w:r w:rsidRPr="003F3D90">
              <w:rPr>
                <w:color w:val="000000"/>
                <w:sz w:val="15"/>
                <w:szCs w:val="15"/>
              </w:rPr>
              <w:t>Theory</w:t>
            </w:r>
          </w:p>
        </w:tc>
        <w:tc>
          <w:tcPr>
            <w:tcW w:w="1144" w:type="dxa"/>
            <w:hideMark/>
          </w:tcPr>
          <w:p w14:paraId="08AB7B95" w14:textId="01561D61" w:rsidR="005003C5" w:rsidRPr="003F3D90" w:rsidRDefault="005003C5" w:rsidP="005003C5">
            <w:pPr>
              <w:pStyle w:val="NormalWeb"/>
              <w:spacing w:before="0" w:beforeAutospacing="0" w:after="0" w:afterAutospacing="0" w:line="276" w:lineRule="auto"/>
            </w:pPr>
            <w:r w:rsidRPr="003F3D90">
              <w:rPr>
                <w:color w:val="000000"/>
                <w:sz w:val="15"/>
                <w:szCs w:val="15"/>
              </w:rPr>
              <w:t>22.92</w:t>
            </w:r>
          </w:p>
        </w:tc>
        <w:tc>
          <w:tcPr>
            <w:tcW w:w="801" w:type="dxa"/>
            <w:hideMark/>
          </w:tcPr>
          <w:p w14:paraId="35B0C5D1" w14:textId="43006363" w:rsidR="005003C5" w:rsidRPr="003F3D90" w:rsidRDefault="005003C5" w:rsidP="005003C5">
            <w:pPr>
              <w:pStyle w:val="NormalWeb"/>
              <w:spacing w:before="0" w:beforeAutospacing="0" w:after="0" w:afterAutospacing="0" w:line="276" w:lineRule="auto"/>
            </w:pPr>
            <w:r w:rsidRPr="003F3D90">
              <w:rPr>
                <w:color w:val="000000"/>
                <w:sz w:val="15"/>
                <w:szCs w:val="15"/>
              </w:rPr>
              <w:t>0.00</w:t>
            </w:r>
          </w:p>
        </w:tc>
        <w:tc>
          <w:tcPr>
            <w:tcW w:w="1239" w:type="dxa"/>
            <w:hideMark/>
          </w:tcPr>
          <w:p w14:paraId="59A1AFBA" w14:textId="4ECA5ED7" w:rsidR="005003C5" w:rsidRPr="003F3D90" w:rsidRDefault="005003C5" w:rsidP="005003C5">
            <w:pPr>
              <w:pStyle w:val="NormalWeb"/>
              <w:spacing w:before="0" w:beforeAutospacing="0" w:after="0" w:afterAutospacing="0" w:line="276" w:lineRule="auto"/>
            </w:pPr>
            <w:r w:rsidRPr="003F3D90">
              <w:rPr>
                <w:color w:val="000000"/>
                <w:sz w:val="15"/>
                <w:szCs w:val="15"/>
              </w:rPr>
              <w:t>0.00%</w:t>
            </w:r>
          </w:p>
        </w:tc>
        <w:tc>
          <w:tcPr>
            <w:tcW w:w="1168" w:type="dxa"/>
            <w:hideMark/>
          </w:tcPr>
          <w:p w14:paraId="2ADF5361" w14:textId="107A2666" w:rsidR="005003C5" w:rsidRPr="003F3D90" w:rsidRDefault="005003C5" w:rsidP="005003C5">
            <w:pPr>
              <w:pStyle w:val="NormalWeb"/>
              <w:spacing w:before="0" w:beforeAutospacing="0" w:after="0" w:afterAutospacing="0" w:line="276" w:lineRule="auto"/>
            </w:pPr>
            <w:r w:rsidRPr="003F3D90">
              <w:rPr>
                <w:color w:val="000000"/>
                <w:sz w:val="15"/>
                <w:szCs w:val="15"/>
              </w:rPr>
              <w:t>0.000</w:t>
            </w:r>
          </w:p>
        </w:tc>
        <w:tc>
          <w:tcPr>
            <w:tcW w:w="1243" w:type="dxa"/>
            <w:hideMark/>
          </w:tcPr>
          <w:p w14:paraId="548E7DCA" w14:textId="15CE9C61" w:rsidR="005003C5" w:rsidRPr="003F3D90" w:rsidRDefault="005003C5" w:rsidP="005003C5">
            <w:pPr>
              <w:pStyle w:val="NormalWeb"/>
              <w:spacing w:before="0" w:beforeAutospacing="0" w:after="0" w:afterAutospacing="0" w:line="276" w:lineRule="auto"/>
            </w:pPr>
            <w:r w:rsidRPr="003F3D90">
              <w:rPr>
                <w:color w:val="000000"/>
                <w:sz w:val="15"/>
                <w:szCs w:val="15"/>
              </w:rPr>
              <w:t>0.00</w:t>
            </w:r>
          </w:p>
        </w:tc>
        <w:tc>
          <w:tcPr>
            <w:tcW w:w="1600" w:type="dxa"/>
            <w:hideMark/>
          </w:tcPr>
          <w:p w14:paraId="797C8825" w14:textId="0E0E46FD" w:rsidR="005003C5" w:rsidRPr="003F3D90" w:rsidRDefault="005003C5" w:rsidP="005003C5">
            <w:pPr>
              <w:pStyle w:val="NormalWeb"/>
              <w:spacing w:before="0" w:beforeAutospacing="0" w:after="0" w:afterAutospacing="0" w:line="276" w:lineRule="auto"/>
            </w:pPr>
            <w:r w:rsidRPr="003F3D90">
              <w:rPr>
                <w:color w:val="000000"/>
                <w:sz w:val="15"/>
                <w:szCs w:val="15"/>
              </w:rPr>
              <w:t>-</w:t>
            </w:r>
          </w:p>
        </w:tc>
      </w:tr>
      <w:tr w:rsidR="005003C5" w:rsidRPr="003F3D90" w14:paraId="37147A1B" w14:textId="77777777" w:rsidTr="005003C5">
        <w:trPr>
          <w:trHeight w:val="165"/>
        </w:trPr>
        <w:tc>
          <w:tcPr>
            <w:tcW w:w="913" w:type="dxa"/>
            <w:hideMark/>
          </w:tcPr>
          <w:p w14:paraId="7A6E2CCF" w14:textId="77777777" w:rsidR="005003C5" w:rsidRPr="003F3D90" w:rsidRDefault="005003C5" w:rsidP="005003C5">
            <w:pPr>
              <w:pStyle w:val="NormalWeb"/>
              <w:spacing w:before="0" w:beforeAutospacing="0" w:after="0" w:afterAutospacing="0" w:line="276" w:lineRule="auto"/>
            </w:pPr>
            <w:r w:rsidRPr="003F3D90">
              <w:rPr>
                <w:b/>
                <w:bCs/>
                <w:color w:val="000000"/>
                <w:sz w:val="15"/>
                <w:szCs w:val="15"/>
              </w:rPr>
              <w:t>Het. Cost</w:t>
            </w:r>
          </w:p>
        </w:tc>
        <w:tc>
          <w:tcPr>
            <w:tcW w:w="383" w:type="dxa"/>
            <w:hideMark/>
          </w:tcPr>
          <w:p w14:paraId="6FB9FC61" w14:textId="4D42400A" w:rsidR="005003C5" w:rsidRPr="003F3D90" w:rsidRDefault="005003C5" w:rsidP="005003C5">
            <w:pPr>
              <w:pStyle w:val="NormalWeb"/>
              <w:spacing w:before="0" w:beforeAutospacing="0" w:after="0" w:afterAutospacing="0" w:line="276" w:lineRule="auto"/>
            </w:pPr>
            <w:r w:rsidRPr="003F3D90">
              <w:rPr>
                <w:color w:val="000000"/>
                <w:sz w:val="15"/>
                <w:szCs w:val="15"/>
              </w:rPr>
              <w:t>55</w:t>
            </w:r>
          </w:p>
        </w:tc>
        <w:tc>
          <w:tcPr>
            <w:tcW w:w="859" w:type="dxa"/>
            <w:hideMark/>
          </w:tcPr>
          <w:p w14:paraId="4D1406C1" w14:textId="65BDC6DF" w:rsidR="005003C5" w:rsidRPr="003F3D90" w:rsidRDefault="005003C5" w:rsidP="005003C5">
            <w:pPr>
              <w:pStyle w:val="NormalWeb"/>
              <w:spacing w:before="0" w:beforeAutospacing="0" w:after="0" w:afterAutospacing="0" w:line="276" w:lineRule="auto"/>
            </w:pPr>
            <w:r w:rsidRPr="003F3D90">
              <w:rPr>
                <w:color w:val="000000"/>
                <w:sz w:val="15"/>
                <w:szCs w:val="15"/>
              </w:rPr>
              <w:t>Gradient</w:t>
            </w:r>
          </w:p>
        </w:tc>
        <w:tc>
          <w:tcPr>
            <w:tcW w:w="1144" w:type="dxa"/>
            <w:hideMark/>
          </w:tcPr>
          <w:p w14:paraId="1453FB26" w14:textId="15BA935A" w:rsidR="005003C5" w:rsidRPr="003F3D90" w:rsidRDefault="005003C5" w:rsidP="005003C5">
            <w:pPr>
              <w:pStyle w:val="NormalWeb"/>
              <w:spacing w:before="0" w:beforeAutospacing="0" w:after="0" w:afterAutospacing="0" w:line="276" w:lineRule="auto"/>
            </w:pPr>
            <w:r w:rsidRPr="003F3D90">
              <w:rPr>
                <w:color w:val="000000"/>
                <w:sz w:val="15"/>
                <w:szCs w:val="15"/>
              </w:rPr>
              <w:t>22.92±0.00</w:t>
            </w:r>
          </w:p>
        </w:tc>
        <w:tc>
          <w:tcPr>
            <w:tcW w:w="801" w:type="dxa"/>
            <w:hideMark/>
          </w:tcPr>
          <w:p w14:paraId="74D69CE5" w14:textId="546765E0" w:rsidR="005003C5" w:rsidRPr="003F3D90" w:rsidRDefault="005003C5" w:rsidP="005003C5">
            <w:pPr>
              <w:pStyle w:val="NormalWeb"/>
              <w:spacing w:before="0" w:beforeAutospacing="0" w:after="0" w:afterAutospacing="0" w:line="276" w:lineRule="auto"/>
            </w:pPr>
            <w:r w:rsidRPr="003F3D90">
              <w:rPr>
                <w:color w:val="000000"/>
                <w:sz w:val="15"/>
                <w:szCs w:val="15"/>
              </w:rPr>
              <w:t>0.00</w:t>
            </w:r>
          </w:p>
        </w:tc>
        <w:tc>
          <w:tcPr>
            <w:tcW w:w="1239" w:type="dxa"/>
            <w:hideMark/>
          </w:tcPr>
          <w:p w14:paraId="684DF0F4" w14:textId="57001FB8" w:rsidR="005003C5" w:rsidRPr="003F3D90" w:rsidRDefault="005003C5" w:rsidP="005003C5">
            <w:pPr>
              <w:pStyle w:val="NormalWeb"/>
              <w:spacing w:before="0" w:beforeAutospacing="0" w:after="0" w:afterAutospacing="0" w:line="276" w:lineRule="auto"/>
            </w:pPr>
            <w:r w:rsidRPr="003F3D90">
              <w:rPr>
                <w:color w:val="000000"/>
                <w:sz w:val="15"/>
                <w:szCs w:val="15"/>
              </w:rPr>
              <w:t>0.02%</w:t>
            </w:r>
          </w:p>
        </w:tc>
        <w:tc>
          <w:tcPr>
            <w:tcW w:w="1168" w:type="dxa"/>
            <w:hideMark/>
          </w:tcPr>
          <w:p w14:paraId="1121B2E9" w14:textId="7E9D6C78" w:rsidR="005003C5" w:rsidRPr="003F3D90" w:rsidRDefault="005003C5" w:rsidP="005003C5">
            <w:pPr>
              <w:pStyle w:val="NormalWeb"/>
              <w:spacing w:before="0" w:beforeAutospacing="0" w:after="0" w:afterAutospacing="0" w:line="276" w:lineRule="auto"/>
            </w:pPr>
            <w:r w:rsidRPr="003F3D90">
              <w:rPr>
                <w:color w:val="000000"/>
                <w:sz w:val="15"/>
                <w:szCs w:val="15"/>
              </w:rPr>
              <w:t>-</w:t>
            </w:r>
          </w:p>
        </w:tc>
        <w:tc>
          <w:tcPr>
            <w:tcW w:w="1243" w:type="dxa"/>
            <w:hideMark/>
          </w:tcPr>
          <w:p w14:paraId="54D94832" w14:textId="43E4EBCA" w:rsidR="005003C5" w:rsidRPr="003F3D90" w:rsidRDefault="005003C5" w:rsidP="005003C5">
            <w:pPr>
              <w:pStyle w:val="NormalWeb"/>
              <w:spacing w:before="0" w:beforeAutospacing="0" w:after="0" w:afterAutospacing="0" w:line="276" w:lineRule="auto"/>
            </w:pPr>
            <w:r w:rsidRPr="003F3D90">
              <w:rPr>
                <w:color w:val="000000"/>
                <w:sz w:val="15"/>
                <w:szCs w:val="15"/>
              </w:rPr>
              <w:t>7.24</w:t>
            </w:r>
          </w:p>
        </w:tc>
        <w:tc>
          <w:tcPr>
            <w:tcW w:w="1600" w:type="dxa"/>
            <w:hideMark/>
          </w:tcPr>
          <w:p w14:paraId="2EB37ECE" w14:textId="0516A813" w:rsidR="005003C5" w:rsidRPr="003F3D90" w:rsidRDefault="005003C5" w:rsidP="005003C5">
            <w:pPr>
              <w:pStyle w:val="NormalWeb"/>
              <w:spacing w:before="0" w:beforeAutospacing="0" w:after="0" w:afterAutospacing="0" w:line="276" w:lineRule="auto"/>
            </w:pPr>
            <w:r w:rsidRPr="003F3D90">
              <w:rPr>
                <w:color w:val="000000"/>
                <w:sz w:val="15"/>
                <w:szCs w:val="15"/>
              </w:rPr>
              <w:t>-</w:t>
            </w:r>
          </w:p>
        </w:tc>
      </w:tr>
      <w:tr w:rsidR="005003C5" w:rsidRPr="003F3D90" w14:paraId="72C5416B" w14:textId="77777777" w:rsidTr="005003C5">
        <w:trPr>
          <w:trHeight w:val="165"/>
        </w:trPr>
        <w:tc>
          <w:tcPr>
            <w:tcW w:w="913" w:type="dxa"/>
            <w:hideMark/>
          </w:tcPr>
          <w:p w14:paraId="279D2C69" w14:textId="77777777" w:rsidR="005003C5" w:rsidRPr="003F3D90" w:rsidRDefault="005003C5" w:rsidP="005003C5">
            <w:pPr>
              <w:pStyle w:val="NormalWeb"/>
              <w:spacing w:before="0" w:beforeAutospacing="0" w:after="0" w:afterAutospacing="0" w:line="276" w:lineRule="auto"/>
            </w:pPr>
            <w:r w:rsidRPr="003F3D90">
              <w:rPr>
                <w:b/>
                <w:bCs/>
                <w:color w:val="000000"/>
                <w:sz w:val="15"/>
                <w:szCs w:val="15"/>
              </w:rPr>
              <w:t>Het. Cost</w:t>
            </w:r>
          </w:p>
        </w:tc>
        <w:tc>
          <w:tcPr>
            <w:tcW w:w="383" w:type="dxa"/>
            <w:hideMark/>
          </w:tcPr>
          <w:p w14:paraId="53BD8060" w14:textId="4DB771CB" w:rsidR="005003C5" w:rsidRPr="003F3D90" w:rsidRDefault="005003C5" w:rsidP="005003C5">
            <w:pPr>
              <w:pStyle w:val="NormalWeb"/>
              <w:spacing w:before="0" w:beforeAutospacing="0" w:after="0" w:afterAutospacing="0" w:line="276" w:lineRule="auto"/>
            </w:pPr>
            <w:r w:rsidRPr="003F3D90">
              <w:rPr>
                <w:color w:val="000000"/>
                <w:sz w:val="15"/>
                <w:szCs w:val="15"/>
              </w:rPr>
              <w:t>55</w:t>
            </w:r>
          </w:p>
        </w:tc>
        <w:tc>
          <w:tcPr>
            <w:tcW w:w="859" w:type="dxa"/>
            <w:hideMark/>
          </w:tcPr>
          <w:p w14:paraId="27F2C09D" w14:textId="26AB2BE5" w:rsidR="005003C5" w:rsidRPr="003F3D90" w:rsidRDefault="005003C5" w:rsidP="005003C5">
            <w:pPr>
              <w:pStyle w:val="NormalWeb"/>
              <w:spacing w:before="0" w:beforeAutospacing="0" w:after="0" w:afterAutospacing="0" w:line="276" w:lineRule="auto"/>
            </w:pPr>
            <w:r w:rsidRPr="003F3D90">
              <w:rPr>
                <w:color w:val="000000"/>
                <w:sz w:val="15"/>
                <w:szCs w:val="15"/>
              </w:rPr>
              <w:t>TEL-PPO</w:t>
            </w:r>
          </w:p>
        </w:tc>
        <w:tc>
          <w:tcPr>
            <w:tcW w:w="1144" w:type="dxa"/>
            <w:hideMark/>
          </w:tcPr>
          <w:p w14:paraId="26D4036E" w14:textId="462A6677" w:rsidR="005003C5" w:rsidRPr="003F3D90" w:rsidRDefault="005003C5" w:rsidP="005003C5">
            <w:pPr>
              <w:pStyle w:val="NormalWeb"/>
              <w:spacing w:before="0" w:beforeAutospacing="0" w:after="0" w:afterAutospacing="0" w:line="276" w:lineRule="auto"/>
            </w:pPr>
            <w:r w:rsidRPr="003F3D90">
              <w:rPr>
                <w:color w:val="000000"/>
                <w:sz w:val="15"/>
                <w:szCs w:val="15"/>
              </w:rPr>
              <w:t>21.66±0.23</w:t>
            </w:r>
          </w:p>
        </w:tc>
        <w:tc>
          <w:tcPr>
            <w:tcW w:w="801" w:type="dxa"/>
            <w:hideMark/>
          </w:tcPr>
          <w:p w14:paraId="2E9455E0" w14:textId="0217A998" w:rsidR="005003C5" w:rsidRPr="003F3D90" w:rsidRDefault="005003C5" w:rsidP="005003C5">
            <w:pPr>
              <w:pStyle w:val="NormalWeb"/>
              <w:spacing w:before="0" w:beforeAutospacing="0" w:after="0" w:afterAutospacing="0" w:line="276" w:lineRule="auto"/>
            </w:pPr>
            <w:r w:rsidRPr="003F3D90">
              <w:rPr>
                <w:color w:val="000000"/>
                <w:sz w:val="15"/>
                <w:szCs w:val="15"/>
              </w:rPr>
              <w:t>1.26</w:t>
            </w:r>
          </w:p>
        </w:tc>
        <w:tc>
          <w:tcPr>
            <w:tcW w:w="1239" w:type="dxa"/>
            <w:hideMark/>
          </w:tcPr>
          <w:p w14:paraId="0BAF2DB9" w14:textId="6E62C2A1" w:rsidR="005003C5" w:rsidRPr="003F3D90" w:rsidRDefault="005003C5" w:rsidP="005003C5">
            <w:pPr>
              <w:pStyle w:val="NormalWeb"/>
              <w:spacing w:before="0" w:beforeAutospacing="0" w:after="0" w:afterAutospacing="0" w:line="276" w:lineRule="auto"/>
            </w:pPr>
            <w:r w:rsidRPr="003F3D90">
              <w:rPr>
                <w:color w:val="000000"/>
                <w:sz w:val="15"/>
                <w:szCs w:val="15"/>
              </w:rPr>
              <w:t>5.51%</w:t>
            </w:r>
          </w:p>
        </w:tc>
        <w:tc>
          <w:tcPr>
            <w:tcW w:w="1168" w:type="dxa"/>
            <w:hideMark/>
          </w:tcPr>
          <w:p w14:paraId="5A79C049" w14:textId="4B370058" w:rsidR="005003C5" w:rsidRPr="003F3D90" w:rsidRDefault="005003C5" w:rsidP="005003C5">
            <w:pPr>
              <w:pStyle w:val="NormalWeb"/>
              <w:spacing w:before="0" w:beforeAutospacing="0" w:after="0" w:afterAutospacing="0" w:line="276" w:lineRule="auto"/>
            </w:pPr>
            <w:r w:rsidRPr="003F3D90">
              <w:rPr>
                <w:color w:val="000000"/>
                <w:sz w:val="15"/>
                <w:szCs w:val="15"/>
              </w:rPr>
              <w:t>0.027</w:t>
            </w:r>
          </w:p>
        </w:tc>
        <w:tc>
          <w:tcPr>
            <w:tcW w:w="1243" w:type="dxa"/>
            <w:hideMark/>
          </w:tcPr>
          <w:p w14:paraId="0BD2A590" w14:textId="7D7055FA" w:rsidR="005003C5" w:rsidRPr="003F3D90" w:rsidRDefault="005003C5" w:rsidP="005003C5">
            <w:pPr>
              <w:pStyle w:val="NormalWeb"/>
              <w:spacing w:before="0" w:beforeAutospacing="0" w:after="0" w:afterAutospacing="0" w:line="276" w:lineRule="auto"/>
            </w:pPr>
            <w:r w:rsidRPr="003F3D90">
              <w:rPr>
                <w:color w:val="000000"/>
                <w:sz w:val="15"/>
                <w:szCs w:val="15"/>
              </w:rPr>
              <w:t>7.42</w:t>
            </w:r>
          </w:p>
        </w:tc>
        <w:tc>
          <w:tcPr>
            <w:tcW w:w="1600" w:type="dxa"/>
            <w:hideMark/>
          </w:tcPr>
          <w:p w14:paraId="2B262E26" w14:textId="4E34F00E" w:rsidR="005003C5" w:rsidRPr="003F3D90" w:rsidRDefault="005003C5" w:rsidP="005003C5">
            <w:pPr>
              <w:pStyle w:val="NormalWeb"/>
              <w:spacing w:before="0" w:beforeAutospacing="0" w:after="0" w:afterAutospacing="0" w:line="276" w:lineRule="auto"/>
              <w:rPr>
                <w:highlight w:val="yellow"/>
              </w:rPr>
            </w:pPr>
            <w:r w:rsidRPr="003F3D90">
              <w:rPr>
                <w:color w:val="000000"/>
                <w:sz w:val="15"/>
                <w:szCs w:val="15"/>
                <w:highlight w:val="yellow"/>
              </w:rPr>
              <w:t>NC</w:t>
            </w:r>
          </w:p>
        </w:tc>
      </w:tr>
      <w:tr w:rsidR="005003C5" w:rsidRPr="003F3D90" w14:paraId="2785DA2C" w14:textId="77777777" w:rsidTr="005003C5">
        <w:trPr>
          <w:trHeight w:val="165"/>
        </w:trPr>
        <w:tc>
          <w:tcPr>
            <w:tcW w:w="913" w:type="dxa"/>
            <w:hideMark/>
          </w:tcPr>
          <w:p w14:paraId="50D417E0" w14:textId="77777777" w:rsidR="005003C5" w:rsidRPr="003F3D90" w:rsidRDefault="005003C5" w:rsidP="005003C5">
            <w:pPr>
              <w:pStyle w:val="NormalWeb"/>
              <w:spacing w:before="0" w:beforeAutospacing="0" w:after="0" w:afterAutospacing="0" w:line="276" w:lineRule="auto"/>
            </w:pPr>
            <w:r w:rsidRPr="003F3D90">
              <w:rPr>
                <w:b/>
                <w:bCs/>
                <w:color w:val="000000"/>
                <w:sz w:val="15"/>
                <w:szCs w:val="15"/>
              </w:rPr>
              <w:t>Het. Ability</w:t>
            </w:r>
          </w:p>
        </w:tc>
        <w:tc>
          <w:tcPr>
            <w:tcW w:w="383" w:type="dxa"/>
            <w:hideMark/>
          </w:tcPr>
          <w:p w14:paraId="73A4D3EC" w14:textId="32C6A13B" w:rsidR="005003C5" w:rsidRPr="003F3D90" w:rsidRDefault="005003C5" w:rsidP="005003C5">
            <w:pPr>
              <w:pStyle w:val="NormalWeb"/>
              <w:spacing w:before="0" w:beforeAutospacing="0" w:after="0" w:afterAutospacing="0" w:line="276" w:lineRule="auto"/>
            </w:pPr>
            <w:r w:rsidRPr="003F3D90">
              <w:rPr>
                <w:color w:val="000000"/>
                <w:sz w:val="15"/>
                <w:szCs w:val="15"/>
              </w:rPr>
              <w:t>35</w:t>
            </w:r>
          </w:p>
        </w:tc>
        <w:tc>
          <w:tcPr>
            <w:tcW w:w="859" w:type="dxa"/>
            <w:hideMark/>
          </w:tcPr>
          <w:p w14:paraId="156305FD" w14:textId="4921C6DB" w:rsidR="005003C5" w:rsidRPr="003F3D90" w:rsidRDefault="005003C5" w:rsidP="005003C5">
            <w:pPr>
              <w:pStyle w:val="NormalWeb"/>
              <w:spacing w:before="0" w:beforeAutospacing="0" w:after="0" w:afterAutospacing="0" w:line="276" w:lineRule="auto"/>
            </w:pPr>
            <w:r w:rsidRPr="003F3D90">
              <w:rPr>
                <w:color w:val="000000"/>
                <w:sz w:val="15"/>
                <w:szCs w:val="15"/>
              </w:rPr>
              <w:t>Theory</w:t>
            </w:r>
          </w:p>
        </w:tc>
        <w:tc>
          <w:tcPr>
            <w:tcW w:w="1144" w:type="dxa"/>
            <w:hideMark/>
          </w:tcPr>
          <w:p w14:paraId="12E97B20" w14:textId="56ED0E0B" w:rsidR="005003C5" w:rsidRPr="003F3D90" w:rsidRDefault="005003C5" w:rsidP="005003C5">
            <w:pPr>
              <w:pStyle w:val="NormalWeb"/>
              <w:spacing w:before="0" w:beforeAutospacing="0" w:after="0" w:afterAutospacing="0" w:line="276" w:lineRule="auto"/>
            </w:pPr>
            <w:r w:rsidRPr="003F3D90">
              <w:rPr>
                <w:color w:val="000000"/>
                <w:sz w:val="15"/>
                <w:szCs w:val="15"/>
              </w:rPr>
              <w:t>46.43</w:t>
            </w:r>
          </w:p>
        </w:tc>
        <w:tc>
          <w:tcPr>
            <w:tcW w:w="801" w:type="dxa"/>
            <w:hideMark/>
          </w:tcPr>
          <w:p w14:paraId="222547A7" w14:textId="4F27FD3A" w:rsidR="005003C5" w:rsidRPr="003F3D90" w:rsidRDefault="005003C5" w:rsidP="005003C5">
            <w:pPr>
              <w:pStyle w:val="NormalWeb"/>
              <w:spacing w:before="0" w:beforeAutospacing="0" w:after="0" w:afterAutospacing="0" w:line="276" w:lineRule="auto"/>
            </w:pPr>
            <w:r w:rsidRPr="003F3D90">
              <w:rPr>
                <w:color w:val="000000"/>
                <w:sz w:val="15"/>
                <w:szCs w:val="15"/>
              </w:rPr>
              <w:t>0.00</w:t>
            </w:r>
          </w:p>
        </w:tc>
        <w:tc>
          <w:tcPr>
            <w:tcW w:w="1239" w:type="dxa"/>
            <w:hideMark/>
          </w:tcPr>
          <w:p w14:paraId="0B3AA105" w14:textId="16344639" w:rsidR="005003C5" w:rsidRPr="003F3D90" w:rsidRDefault="005003C5" w:rsidP="005003C5">
            <w:pPr>
              <w:pStyle w:val="NormalWeb"/>
              <w:spacing w:before="0" w:beforeAutospacing="0" w:after="0" w:afterAutospacing="0" w:line="276" w:lineRule="auto"/>
            </w:pPr>
            <w:r w:rsidRPr="003F3D90">
              <w:rPr>
                <w:color w:val="000000"/>
                <w:sz w:val="15"/>
                <w:szCs w:val="15"/>
              </w:rPr>
              <w:t>0.00%</w:t>
            </w:r>
          </w:p>
        </w:tc>
        <w:tc>
          <w:tcPr>
            <w:tcW w:w="1168" w:type="dxa"/>
            <w:hideMark/>
          </w:tcPr>
          <w:p w14:paraId="633FFE01" w14:textId="58AD04C6" w:rsidR="005003C5" w:rsidRPr="003F3D90" w:rsidRDefault="005003C5" w:rsidP="005003C5">
            <w:pPr>
              <w:pStyle w:val="NormalWeb"/>
              <w:spacing w:before="0" w:beforeAutospacing="0" w:after="0" w:afterAutospacing="0" w:line="276" w:lineRule="auto"/>
            </w:pPr>
            <w:r w:rsidRPr="003F3D90">
              <w:rPr>
                <w:color w:val="000000"/>
                <w:sz w:val="15"/>
                <w:szCs w:val="15"/>
              </w:rPr>
              <w:t>0.000</w:t>
            </w:r>
          </w:p>
        </w:tc>
        <w:tc>
          <w:tcPr>
            <w:tcW w:w="1243" w:type="dxa"/>
            <w:hideMark/>
          </w:tcPr>
          <w:p w14:paraId="29004741" w14:textId="210A0D89" w:rsidR="005003C5" w:rsidRPr="003F3D90" w:rsidRDefault="005003C5" w:rsidP="005003C5">
            <w:pPr>
              <w:pStyle w:val="NormalWeb"/>
              <w:spacing w:before="0" w:beforeAutospacing="0" w:after="0" w:afterAutospacing="0" w:line="276" w:lineRule="auto"/>
            </w:pPr>
            <w:r w:rsidRPr="003F3D90">
              <w:rPr>
                <w:color w:val="000000"/>
                <w:sz w:val="15"/>
                <w:szCs w:val="15"/>
              </w:rPr>
              <w:t>0.00</w:t>
            </w:r>
          </w:p>
        </w:tc>
        <w:tc>
          <w:tcPr>
            <w:tcW w:w="1600" w:type="dxa"/>
            <w:hideMark/>
          </w:tcPr>
          <w:p w14:paraId="0ABA48C1" w14:textId="74C3EDEB" w:rsidR="005003C5" w:rsidRPr="003F3D90" w:rsidRDefault="005003C5" w:rsidP="005003C5">
            <w:pPr>
              <w:pStyle w:val="NormalWeb"/>
              <w:spacing w:before="0" w:beforeAutospacing="0" w:after="0" w:afterAutospacing="0" w:line="276" w:lineRule="auto"/>
              <w:rPr>
                <w:highlight w:val="yellow"/>
              </w:rPr>
            </w:pPr>
            <w:r w:rsidRPr="003F3D90">
              <w:rPr>
                <w:color w:val="000000"/>
                <w:sz w:val="15"/>
                <w:szCs w:val="15"/>
                <w:highlight w:val="yellow"/>
              </w:rPr>
              <w:t>-</w:t>
            </w:r>
          </w:p>
        </w:tc>
      </w:tr>
      <w:tr w:rsidR="005003C5" w:rsidRPr="003F3D90" w14:paraId="7B5CB64A" w14:textId="77777777" w:rsidTr="005003C5">
        <w:trPr>
          <w:trHeight w:val="165"/>
        </w:trPr>
        <w:tc>
          <w:tcPr>
            <w:tcW w:w="913" w:type="dxa"/>
            <w:hideMark/>
          </w:tcPr>
          <w:p w14:paraId="550F9D74" w14:textId="77777777" w:rsidR="005003C5" w:rsidRPr="003F3D90" w:rsidRDefault="005003C5" w:rsidP="005003C5">
            <w:pPr>
              <w:pStyle w:val="NormalWeb"/>
              <w:spacing w:before="0" w:beforeAutospacing="0" w:after="0" w:afterAutospacing="0" w:line="276" w:lineRule="auto"/>
            </w:pPr>
            <w:r w:rsidRPr="003F3D90">
              <w:rPr>
                <w:b/>
                <w:bCs/>
                <w:color w:val="000000"/>
                <w:sz w:val="15"/>
                <w:szCs w:val="15"/>
              </w:rPr>
              <w:t>Het. Ability</w:t>
            </w:r>
          </w:p>
        </w:tc>
        <w:tc>
          <w:tcPr>
            <w:tcW w:w="383" w:type="dxa"/>
            <w:hideMark/>
          </w:tcPr>
          <w:p w14:paraId="53185251" w14:textId="4A3BBD80" w:rsidR="005003C5" w:rsidRPr="003F3D90" w:rsidRDefault="005003C5" w:rsidP="005003C5">
            <w:pPr>
              <w:pStyle w:val="NormalWeb"/>
              <w:spacing w:before="0" w:beforeAutospacing="0" w:after="0" w:afterAutospacing="0" w:line="276" w:lineRule="auto"/>
            </w:pPr>
            <w:r w:rsidRPr="003F3D90">
              <w:rPr>
                <w:color w:val="000000"/>
                <w:sz w:val="15"/>
                <w:szCs w:val="15"/>
              </w:rPr>
              <w:t>35</w:t>
            </w:r>
          </w:p>
        </w:tc>
        <w:tc>
          <w:tcPr>
            <w:tcW w:w="859" w:type="dxa"/>
            <w:hideMark/>
          </w:tcPr>
          <w:p w14:paraId="671ACBD5" w14:textId="1B15A288" w:rsidR="005003C5" w:rsidRPr="003F3D90" w:rsidRDefault="005003C5" w:rsidP="005003C5">
            <w:pPr>
              <w:pStyle w:val="NormalWeb"/>
              <w:spacing w:before="0" w:beforeAutospacing="0" w:after="0" w:afterAutospacing="0" w:line="276" w:lineRule="auto"/>
            </w:pPr>
            <w:r w:rsidRPr="003F3D90">
              <w:rPr>
                <w:color w:val="000000"/>
                <w:sz w:val="15"/>
                <w:szCs w:val="15"/>
              </w:rPr>
              <w:t>Gradient</w:t>
            </w:r>
          </w:p>
        </w:tc>
        <w:tc>
          <w:tcPr>
            <w:tcW w:w="1144" w:type="dxa"/>
            <w:hideMark/>
          </w:tcPr>
          <w:p w14:paraId="0A0AA57D" w14:textId="7E55F101" w:rsidR="005003C5" w:rsidRPr="003F3D90" w:rsidRDefault="005003C5" w:rsidP="005003C5">
            <w:pPr>
              <w:pStyle w:val="NormalWeb"/>
              <w:spacing w:before="0" w:beforeAutospacing="0" w:after="0" w:afterAutospacing="0" w:line="276" w:lineRule="auto"/>
            </w:pPr>
            <w:r w:rsidRPr="003F3D90">
              <w:rPr>
                <w:color w:val="000000"/>
                <w:sz w:val="15"/>
                <w:szCs w:val="15"/>
              </w:rPr>
              <w:t>46.45±0.00</w:t>
            </w:r>
          </w:p>
        </w:tc>
        <w:tc>
          <w:tcPr>
            <w:tcW w:w="801" w:type="dxa"/>
            <w:hideMark/>
          </w:tcPr>
          <w:p w14:paraId="557B7098" w14:textId="56E048D1" w:rsidR="005003C5" w:rsidRPr="003F3D90" w:rsidRDefault="005003C5" w:rsidP="005003C5">
            <w:pPr>
              <w:pStyle w:val="NormalWeb"/>
              <w:spacing w:before="0" w:beforeAutospacing="0" w:after="0" w:afterAutospacing="0" w:line="276" w:lineRule="auto"/>
            </w:pPr>
            <w:r w:rsidRPr="003F3D90">
              <w:rPr>
                <w:color w:val="000000"/>
                <w:sz w:val="15"/>
                <w:szCs w:val="15"/>
              </w:rPr>
              <w:t>0.02</w:t>
            </w:r>
          </w:p>
        </w:tc>
        <w:tc>
          <w:tcPr>
            <w:tcW w:w="1239" w:type="dxa"/>
            <w:hideMark/>
          </w:tcPr>
          <w:p w14:paraId="7B9B5C4B" w14:textId="0DEC1FF4" w:rsidR="005003C5" w:rsidRPr="003F3D90" w:rsidRDefault="005003C5" w:rsidP="005003C5">
            <w:pPr>
              <w:pStyle w:val="NormalWeb"/>
              <w:spacing w:before="0" w:beforeAutospacing="0" w:after="0" w:afterAutospacing="0" w:line="276" w:lineRule="auto"/>
            </w:pPr>
            <w:r w:rsidRPr="003F3D90">
              <w:rPr>
                <w:color w:val="000000"/>
                <w:sz w:val="15"/>
                <w:szCs w:val="15"/>
              </w:rPr>
              <w:t>0.04%</w:t>
            </w:r>
          </w:p>
        </w:tc>
        <w:tc>
          <w:tcPr>
            <w:tcW w:w="1168" w:type="dxa"/>
            <w:hideMark/>
          </w:tcPr>
          <w:p w14:paraId="1230AABA" w14:textId="2F02D3D0" w:rsidR="005003C5" w:rsidRPr="003F3D90" w:rsidRDefault="005003C5" w:rsidP="005003C5">
            <w:pPr>
              <w:pStyle w:val="NormalWeb"/>
              <w:spacing w:before="0" w:beforeAutospacing="0" w:after="0" w:afterAutospacing="0" w:line="276" w:lineRule="auto"/>
            </w:pPr>
            <w:r w:rsidRPr="003F3D90">
              <w:rPr>
                <w:color w:val="000000"/>
                <w:sz w:val="15"/>
                <w:szCs w:val="15"/>
              </w:rPr>
              <w:t>-</w:t>
            </w:r>
          </w:p>
        </w:tc>
        <w:tc>
          <w:tcPr>
            <w:tcW w:w="1243" w:type="dxa"/>
            <w:hideMark/>
          </w:tcPr>
          <w:p w14:paraId="7012503F" w14:textId="6C361B5A" w:rsidR="005003C5" w:rsidRPr="003F3D90" w:rsidRDefault="005003C5" w:rsidP="005003C5">
            <w:pPr>
              <w:pStyle w:val="NormalWeb"/>
              <w:spacing w:before="0" w:beforeAutospacing="0" w:after="0" w:afterAutospacing="0" w:line="276" w:lineRule="auto"/>
            </w:pPr>
            <w:r w:rsidRPr="003F3D90">
              <w:rPr>
                <w:color w:val="000000"/>
                <w:sz w:val="15"/>
                <w:szCs w:val="15"/>
              </w:rPr>
              <w:t>0.00</w:t>
            </w:r>
          </w:p>
        </w:tc>
        <w:tc>
          <w:tcPr>
            <w:tcW w:w="1600" w:type="dxa"/>
            <w:hideMark/>
          </w:tcPr>
          <w:p w14:paraId="099D8750" w14:textId="6A98C23D" w:rsidR="005003C5" w:rsidRPr="003F3D90" w:rsidRDefault="005003C5" w:rsidP="005003C5">
            <w:pPr>
              <w:pStyle w:val="NormalWeb"/>
              <w:spacing w:before="0" w:beforeAutospacing="0" w:after="0" w:afterAutospacing="0" w:line="276" w:lineRule="auto"/>
              <w:rPr>
                <w:highlight w:val="yellow"/>
              </w:rPr>
            </w:pPr>
            <w:r w:rsidRPr="003F3D90">
              <w:rPr>
                <w:color w:val="000000"/>
                <w:sz w:val="15"/>
                <w:szCs w:val="15"/>
                <w:highlight w:val="yellow"/>
              </w:rPr>
              <w:t>-</w:t>
            </w:r>
          </w:p>
        </w:tc>
      </w:tr>
      <w:tr w:rsidR="005003C5" w:rsidRPr="003F3D90" w14:paraId="4398BDE1" w14:textId="77777777" w:rsidTr="005003C5">
        <w:trPr>
          <w:trHeight w:val="165"/>
        </w:trPr>
        <w:tc>
          <w:tcPr>
            <w:tcW w:w="913" w:type="dxa"/>
            <w:hideMark/>
          </w:tcPr>
          <w:p w14:paraId="2ECA37DC" w14:textId="77777777" w:rsidR="005003C5" w:rsidRPr="003F3D90" w:rsidRDefault="005003C5" w:rsidP="005003C5">
            <w:pPr>
              <w:pStyle w:val="NormalWeb"/>
              <w:spacing w:before="0" w:beforeAutospacing="0" w:after="0" w:afterAutospacing="0" w:line="276" w:lineRule="auto"/>
            </w:pPr>
            <w:r w:rsidRPr="003F3D90">
              <w:rPr>
                <w:b/>
                <w:bCs/>
                <w:color w:val="000000"/>
                <w:sz w:val="15"/>
                <w:szCs w:val="15"/>
              </w:rPr>
              <w:t>Het. Ability</w:t>
            </w:r>
          </w:p>
        </w:tc>
        <w:tc>
          <w:tcPr>
            <w:tcW w:w="383" w:type="dxa"/>
            <w:hideMark/>
          </w:tcPr>
          <w:p w14:paraId="1ECDB9E2" w14:textId="6E9D5603" w:rsidR="005003C5" w:rsidRPr="003F3D90" w:rsidRDefault="005003C5" w:rsidP="005003C5">
            <w:pPr>
              <w:pStyle w:val="NormalWeb"/>
              <w:spacing w:before="0" w:beforeAutospacing="0" w:after="0" w:afterAutospacing="0" w:line="276" w:lineRule="auto"/>
            </w:pPr>
            <w:r w:rsidRPr="003F3D90">
              <w:rPr>
                <w:color w:val="000000"/>
                <w:sz w:val="15"/>
                <w:szCs w:val="15"/>
              </w:rPr>
              <w:t>35</w:t>
            </w:r>
          </w:p>
        </w:tc>
        <w:tc>
          <w:tcPr>
            <w:tcW w:w="859" w:type="dxa"/>
            <w:hideMark/>
          </w:tcPr>
          <w:p w14:paraId="5560C71A" w14:textId="181F3DE3" w:rsidR="005003C5" w:rsidRPr="003F3D90" w:rsidRDefault="005003C5" w:rsidP="005003C5">
            <w:pPr>
              <w:pStyle w:val="NormalWeb"/>
              <w:spacing w:before="0" w:beforeAutospacing="0" w:after="0" w:afterAutospacing="0" w:line="276" w:lineRule="auto"/>
            </w:pPr>
            <w:r w:rsidRPr="003F3D90">
              <w:rPr>
                <w:color w:val="000000"/>
                <w:sz w:val="15"/>
                <w:szCs w:val="15"/>
              </w:rPr>
              <w:t>TEL-PPO</w:t>
            </w:r>
          </w:p>
        </w:tc>
        <w:tc>
          <w:tcPr>
            <w:tcW w:w="1144" w:type="dxa"/>
            <w:hideMark/>
          </w:tcPr>
          <w:p w14:paraId="7CC30C87" w14:textId="7098100D" w:rsidR="005003C5" w:rsidRPr="003F3D90" w:rsidRDefault="005003C5" w:rsidP="005003C5">
            <w:pPr>
              <w:pStyle w:val="NormalWeb"/>
              <w:spacing w:before="0" w:beforeAutospacing="0" w:after="0" w:afterAutospacing="0" w:line="276" w:lineRule="auto"/>
            </w:pPr>
            <w:r w:rsidRPr="003F3D90">
              <w:rPr>
                <w:color w:val="000000"/>
                <w:sz w:val="15"/>
                <w:szCs w:val="15"/>
              </w:rPr>
              <w:t>43.26±0.54</w:t>
            </w:r>
          </w:p>
        </w:tc>
        <w:tc>
          <w:tcPr>
            <w:tcW w:w="801" w:type="dxa"/>
            <w:hideMark/>
          </w:tcPr>
          <w:p w14:paraId="61C4A04F" w14:textId="435174B7" w:rsidR="005003C5" w:rsidRPr="003F3D90" w:rsidRDefault="005003C5" w:rsidP="005003C5">
            <w:pPr>
              <w:pStyle w:val="NormalWeb"/>
              <w:spacing w:before="0" w:beforeAutospacing="0" w:after="0" w:afterAutospacing="0" w:line="276" w:lineRule="auto"/>
            </w:pPr>
            <w:r w:rsidRPr="003F3D90">
              <w:rPr>
                <w:color w:val="000000"/>
                <w:sz w:val="15"/>
                <w:szCs w:val="15"/>
              </w:rPr>
              <w:t>3.17</w:t>
            </w:r>
          </w:p>
        </w:tc>
        <w:tc>
          <w:tcPr>
            <w:tcW w:w="1239" w:type="dxa"/>
            <w:hideMark/>
          </w:tcPr>
          <w:p w14:paraId="4F46EDE9" w14:textId="79BCDFBB" w:rsidR="005003C5" w:rsidRPr="003F3D90" w:rsidRDefault="005003C5" w:rsidP="005003C5">
            <w:pPr>
              <w:pStyle w:val="NormalWeb"/>
              <w:spacing w:before="0" w:beforeAutospacing="0" w:after="0" w:afterAutospacing="0" w:line="276" w:lineRule="auto"/>
            </w:pPr>
            <w:r w:rsidRPr="003F3D90">
              <w:rPr>
                <w:color w:val="000000"/>
                <w:sz w:val="15"/>
                <w:szCs w:val="15"/>
              </w:rPr>
              <w:t>6.83%</w:t>
            </w:r>
          </w:p>
        </w:tc>
        <w:tc>
          <w:tcPr>
            <w:tcW w:w="1168" w:type="dxa"/>
            <w:hideMark/>
          </w:tcPr>
          <w:p w14:paraId="6F21DD1B" w14:textId="73A95977" w:rsidR="005003C5" w:rsidRPr="003F3D90" w:rsidRDefault="005003C5" w:rsidP="005003C5">
            <w:pPr>
              <w:pStyle w:val="NormalWeb"/>
              <w:spacing w:before="0" w:beforeAutospacing="0" w:after="0" w:afterAutospacing="0" w:line="276" w:lineRule="auto"/>
            </w:pPr>
            <w:r w:rsidRPr="003F3D90">
              <w:rPr>
                <w:color w:val="000000"/>
                <w:sz w:val="15"/>
                <w:szCs w:val="15"/>
              </w:rPr>
              <w:t>0.037</w:t>
            </w:r>
          </w:p>
        </w:tc>
        <w:tc>
          <w:tcPr>
            <w:tcW w:w="1243" w:type="dxa"/>
            <w:hideMark/>
          </w:tcPr>
          <w:p w14:paraId="012C505F" w14:textId="465E58B6" w:rsidR="005003C5" w:rsidRPr="003F3D90" w:rsidRDefault="005003C5" w:rsidP="005003C5">
            <w:pPr>
              <w:pStyle w:val="NormalWeb"/>
              <w:spacing w:before="0" w:beforeAutospacing="0" w:after="0" w:afterAutospacing="0" w:line="276" w:lineRule="auto"/>
            </w:pPr>
            <w:r w:rsidRPr="003F3D90">
              <w:rPr>
                <w:color w:val="000000"/>
                <w:sz w:val="15"/>
                <w:szCs w:val="15"/>
              </w:rPr>
              <w:t>0.00</w:t>
            </w:r>
          </w:p>
        </w:tc>
        <w:tc>
          <w:tcPr>
            <w:tcW w:w="1600" w:type="dxa"/>
            <w:hideMark/>
          </w:tcPr>
          <w:p w14:paraId="1C13EDDB" w14:textId="7DD13382" w:rsidR="005003C5" w:rsidRPr="003F3D90" w:rsidRDefault="005003C5" w:rsidP="005003C5">
            <w:pPr>
              <w:pStyle w:val="NormalWeb"/>
              <w:spacing w:before="0" w:beforeAutospacing="0" w:after="0" w:afterAutospacing="0" w:line="276" w:lineRule="auto"/>
              <w:rPr>
                <w:highlight w:val="yellow"/>
              </w:rPr>
            </w:pPr>
            <w:r w:rsidRPr="003F3D90">
              <w:rPr>
                <w:color w:val="000000"/>
                <w:sz w:val="15"/>
                <w:szCs w:val="15"/>
                <w:highlight w:val="yellow"/>
              </w:rPr>
              <w:t>NC</w:t>
            </w:r>
          </w:p>
        </w:tc>
      </w:tr>
      <w:tr w:rsidR="005003C5" w:rsidRPr="003F3D90" w14:paraId="194F1005" w14:textId="77777777" w:rsidTr="005003C5">
        <w:trPr>
          <w:trHeight w:val="165"/>
        </w:trPr>
        <w:tc>
          <w:tcPr>
            <w:tcW w:w="913" w:type="dxa"/>
            <w:hideMark/>
          </w:tcPr>
          <w:p w14:paraId="55B9457A" w14:textId="77777777" w:rsidR="005003C5" w:rsidRPr="003F3D90" w:rsidRDefault="005003C5" w:rsidP="005003C5">
            <w:pPr>
              <w:pStyle w:val="NormalWeb"/>
              <w:spacing w:before="0" w:beforeAutospacing="0" w:after="0" w:afterAutospacing="0" w:line="276" w:lineRule="auto"/>
            </w:pPr>
            <w:r w:rsidRPr="003F3D90">
              <w:rPr>
                <w:b/>
                <w:bCs/>
                <w:color w:val="000000"/>
                <w:sz w:val="15"/>
                <w:szCs w:val="15"/>
              </w:rPr>
              <w:t>Het. Ability</w:t>
            </w:r>
          </w:p>
        </w:tc>
        <w:tc>
          <w:tcPr>
            <w:tcW w:w="383" w:type="dxa"/>
            <w:hideMark/>
          </w:tcPr>
          <w:p w14:paraId="3FAB4EA9" w14:textId="0E8D44BC" w:rsidR="005003C5" w:rsidRPr="003F3D90" w:rsidRDefault="005003C5" w:rsidP="005003C5">
            <w:pPr>
              <w:pStyle w:val="NormalWeb"/>
              <w:spacing w:before="0" w:beforeAutospacing="0" w:after="0" w:afterAutospacing="0" w:line="276" w:lineRule="auto"/>
            </w:pPr>
            <w:r w:rsidRPr="003F3D90">
              <w:rPr>
                <w:color w:val="000000"/>
                <w:sz w:val="15"/>
                <w:szCs w:val="15"/>
              </w:rPr>
              <w:t>55</w:t>
            </w:r>
          </w:p>
        </w:tc>
        <w:tc>
          <w:tcPr>
            <w:tcW w:w="859" w:type="dxa"/>
            <w:hideMark/>
          </w:tcPr>
          <w:p w14:paraId="29F56E1B" w14:textId="7F24BA1F" w:rsidR="005003C5" w:rsidRPr="003F3D90" w:rsidRDefault="005003C5" w:rsidP="005003C5">
            <w:pPr>
              <w:pStyle w:val="NormalWeb"/>
              <w:spacing w:before="0" w:beforeAutospacing="0" w:after="0" w:afterAutospacing="0" w:line="276" w:lineRule="auto"/>
            </w:pPr>
            <w:r w:rsidRPr="003F3D90">
              <w:rPr>
                <w:color w:val="000000"/>
                <w:sz w:val="15"/>
                <w:szCs w:val="15"/>
              </w:rPr>
              <w:t>Theory</w:t>
            </w:r>
          </w:p>
        </w:tc>
        <w:tc>
          <w:tcPr>
            <w:tcW w:w="1144" w:type="dxa"/>
            <w:hideMark/>
          </w:tcPr>
          <w:p w14:paraId="478DCAF0" w14:textId="47D42EE4" w:rsidR="005003C5" w:rsidRPr="003F3D90" w:rsidRDefault="005003C5" w:rsidP="005003C5">
            <w:pPr>
              <w:pStyle w:val="NormalWeb"/>
              <w:spacing w:before="0" w:beforeAutospacing="0" w:after="0" w:afterAutospacing="0" w:line="276" w:lineRule="auto"/>
            </w:pPr>
            <w:r w:rsidRPr="003F3D90">
              <w:rPr>
                <w:color w:val="000000"/>
                <w:sz w:val="15"/>
                <w:szCs w:val="15"/>
              </w:rPr>
              <w:t>30.37</w:t>
            </w:r>
          </w:p>
        </w:tc>
        <w:tc>
          <w:tcPr>
            <w:tcW w:w="801" w:type="dxa"/>
            <w:hideMark/>
          </w:tcPr>
          <w:p w14:paraId="25AF3DD1" w14:textId="548356BB" w:rsidR="005003C5" w:rsidRPr="003F3D90" w:rsidRDefault="005003C5" w:rsidP="005003C5">
            <w:pPr>
              <w:pStyle w:val="NormalWeb"/>
              <w:spacing w:before="0" w:beforeAutospacing="0" w:after="0" w:afterAutospacing="0" w:line="276" w:lineRule="auto"/>
            </w:pPr>
            <w:r w:rsidRPr="003F3D90">
              <w:rPr>
                <w:color w:val="000000"/>
                <w:sz w:val="15"/>
                <w:szCs w:val="15"/>
              </w:rPr>
              <w:t>0.00</w:t>
            </w:r>
          </w:p>
        </w:tc>
        <w:tc>
          <w:tcPr>
            <w:tcW w:w="1239" w:type="dxa"/>
            <w:hideMark/>
          </w:tcPr>
          <w:p w14:paraId="4EE35297" w14:textId="06861D6C" w:rsidR="005003C5" w:rsidRPr="003F3D90" w:rsidRDefault="005003C5" w:rsidP="005003C5">
            <w:pPr>
              <w:pStyle w:val="NormalWeb"/>
              <w:spacing w:before="0" w:beforeAutospacing="0" w:after="0" w:afterAutospacing="0" w:line="276" w:lineRule="auto"/>
            </w:pPr>
            <w:r w:rsidRPr="003F3D90">
              <w:rPr>
                <w:color w:val="000000"/>
                <w:sz w:val="15"/>
                <w:szCs w:val="15"/>
              </w:rPr>
              <w:t>0.00%</w:t>
            </w:r>
          </w:p>
        </w:tc>
        <w:tc>
          <w:tcPr>
            <w:tcW w:w="1168" w:type="dxa"/>
            <w:hideMark/>
          </w:tcPr>
          <w:p w14:paraId="01E458A1" w14:textId="05FBBEDE" w:rsidR="005003C5" w:rsidRPr="003F3D90" w:rsidRDefault="005003C5" w:rsidP="005003C5">
            <w:pPr>
              <w:pStyle w:val="NormalWeb"/>
              <w:spacing w:before="0" w:beforeAutospacing="0" w:after="0" w:afterAutospacing="0" w:line="276" w:lineRule="auto"/>
            </w:pPr>
            <w:r w:rsidRPr="003F3D90">
              <w:rPr>
                <w:color w:val="000000"/>
                <w:sz w:val="15"/>
                <w:szCs w:val="15"/>
              </w:rPr>
              <w:t>0.000</w:t>
            </w:r>
          </w:p>
        </w:tc>
        <w:tc>
          <w:tcPr>
            <w:tcW w:w="1243" w:type="dxa"/>
            <w:hideMark/>
          </w:tcPr>
          <w:p w14:paraId="3028CFF0" w14:textId="1E2C7BAB" w:rsidR="005003C5" w:rsidRPr="003F3D90" w:rsidRDefault="005003C5" w:rsidP="005003C5">
            <w:pPr>
              <w:pStyle w:val="NormalWeb"/>
              <w:spacing w:before="0" w:beforeAutospacing="0" w:after="0" w:afterAutospacing="0" w:line="276" w:lineRule="auto"/>
            </w:pPr>
            <w:r w:rsidRPr="003F3D90">
              <w:rPr>
                <w:color w:val="000000"/>
                <w:sz w:val="15"/>
                <w:szCs w:val="15"/>
              </w:rPr>
              <w:t>0.00</w:t>
            </w:r>
          </w:p>
        </w:tc>
        <w:tc>
          <w:tcPr>
            <w:tcW w:w="1600" w:type="dxa"/>
            <w:hideMark/>
          </w:tcPr>
          <w:p w14:paraId="28BDED8D" w14:textId="78DAAE2F" w:rsidR="005003C5" w:rsidRPr="003F3D90" w:rsidRDefault="005003C5" w:rsidP="005003C5">
            <w:pPr>
              <w:pStyle w:val="NormalWeb"/>
              <w:spacing w:before="0" w:beforeAutospacing="0" w:after="0" w:afterAutospacing="0" w:line="276" w:lineRule="auto"/>
              <w:rPr>
                <w:highlight w:val="yellow"/>
              </w:rPr>
            </w:pPr>
            <w:r w:rsidRPr="003F3D90">
              <w:rPr>
                <w:color w:val="000000"/>
                <w:sz w:val="15"/>
                <w:szCs w:val="15"/>
                <w:highlight w:val="yellow"/>
              </w:rPr>
              <w:t>-</w:t>
            </w:r>
          </w:p>
        </w:tc>
      </w:tr>
      <w:tr w:rsidR="005003C5" w:rsidRPr="003F3D90" w14:paraId="62C8EF11" w14:textId="77777777" w:rsidTr="005003C5">
        <w:trPr>
          <w:trHeight w:val="180"/>
        </w:trPr>
        <w:tc>
          <w:tcPr>
            <w:tcW w:w="913" w:type="dxa"/>
            <w:hideMark/>
          </w:tcPr>
          <w:p w14:paraId="09264279" w14:textId="77777777" w:rsidR="005003C5" w:rsidRPr="003F3D90" w:rsidRDefault="005003C5" w:rsidP="005003C5">
            <w:pPr>
              <w:pStyle w:val="NormalWeb"/>
              <w:spacing w:before="0" w:beforeAutospacing="0" w:after="0" w:afterAutospacing="0" w:line="276" w:lineRule="auto"/>
            </w:pPr>
            <w:r w:rsidRPr="003F3D90">
              <w:rPr>
                <w:b/>
                <w:bCs/>
                <w:color w:val="000000"/>
                <w:sz w:val="15"/>
                <w:szCs w:val="15"/>
              </w:rPr>
              <w:t>Het. Ability</w:t>
            </w:r>
          </w:p>
        </w:tc>
        <w:tc>
          <w:tcPr>
            <w:tcW w:w="383" w:type="dxa"/>
            <w:hideMark/>
          </w:tcPr>
          <w:p w14:paraId="1BD0C758" w14:textId="1469241D" w:rsidR="005003C5" w:rsidRPr="003F3D90" w:rsidRDefault="005003C5" w:rsidP="005003C5">
            <w:pPr>
              <w:pStyle w:val="NormalWeb"/>
              <w:spacing w:before="0" w:beforeAutospacing="0" w:after="0" w:afterAutospacing="0" w:line="276" w:lineRule="auto"/>
            </w:pPr>
            <w:r w:rsidRPr="003F3D90">
              <w:rPr>
                <w:color w:val="000000"/>
                <w:sz w:val="15"/>
                <w:szCs w:val="15"/>
              </w:rPr>
              <w:t>55</w:t>
            </w:r>
          </w:p>
        </w:tc>
        <w:tc>
          <w:tcPr>
            <w:tcW w:w="859" w:type="dxa"/>
            <w:hideMark/>
          </w:tcPr>
          <w:p w14:paraId="337C34F7" w14:textId="7A89A05D" w:rsidR="005003C5" w:rsidRPr="003F3D90" w:rsidRDefault="005003C5" w:rsidP="005003C5">
            <w:pPr>
              <w:pStyle w:val="NormalWeb"/>
              <w:spacing w:before="0" w:beforeAutospacing="0" w:after="0" w:afterAutospacing="0" w:line="276" w:lineRule="auto"/>
            </w:pPr>
            <w:r w:rsidRPr="003F3D90">
              <w:rPr>
                <w:color w:val="000000"/>
                <w:sz w:val="15"/>
                <w:szCs w:val="15"/>
              </w:rPr>
              <w:t>Gradient</w:t>
            </w:r>
          </w:p>
        </w:tc>
        <w:tc>
          <w:tcPr>
            <w:tcW w:w="1144" w:type="dxa"/>
            <w:hideMark/>
          </w:tcPr>
          <w:p w14:paraId="3F08B1D6" w14:textId="20D2DAA1" w:rsidR="005003C5" w:rsidRPr="003F3D90" w:rsidRDefault="005003C5" w:rsidP="005003C5">
            <w:pPr>
              <w:pStyle w:val="NormalWeb"/>
              <w:spacing w:before="0" w:beforeAutospacing="0" w:after="0" w:afterAutospacing="0" w:line="276" w:lineRule="auto"/>
            </w:pPr>
            <w:r w:rsidRPr="003F3D90">
              <w:rPr>
                <w:color w:val="000000"/>
                <w:sz w:val="15"/>
                <w:szCs w:val="15"/>
              </w:rPr>
              <w:t>30.38±0.00</w:t>
            </w:r>
          </w:p>
        </w:tc>
        <w:tc>
          <w:tcPr>
            <w:tcW w:w="801" w:type="dxa"/>
            <w:hideMark/>
          </w:tcPr>
          <w:p w14:paraId="4B9B2ADE" w14:textId="0960187F" w:rsidR="005003C5" w:rsidRPr="003F3D90" w:rsidRDefault="005003C5" w:rsidP="005003C5">
            <w:pPr>
              <w:pStyle w:val="NormalWeb"/>
              <w:spacing w:before="0" w:beforeAutospacing="0" w:after="0" w:afterAutospacing="0" w:line="276" w:lineRule="auto"/>
            </w:pPr>
            <w:r w:rsidRPr="003F3D90">
              <w:rPr>
                <w:color w:val="000000"/>
                <w:sz w:val="15"/>
                <w:szCs w:val="15"/>
              </w:rPr>
              <w:t>0.01</w:t>
            </w:r>
          </w:p>
        </w:tc>
        <w:tc>
          <w:tcPr>
            <w:tcW w:w="1239" w:type="dxa"/>
            <w:hideMark/>
          </w:tcPr>
          <w:p w14:paraId="1AC87578" w14:textId="60C08968" w:rsidR="005003C5" w:rsidRPr="003F3D90" w:rsidRDefault="005003C5" w:rsidP="005003C5">
            <w:pPr>
              <w:pStyle w:val="NormalWeb"/>
              <w:spacing w:before="0" w:beforeAutospacing="0" w:after="0" w:afterAutospacing="0" w:line="276" w:lineRule="auto"/>
            </w:pPr>
            <w:r w:rsidRPr="003F3D90">
              <w:rPr>
                <w:color w:val="000000"/>
                <w:sz w:val="15"/>
                <w:szCs w:val="15"/>
              </w:rPr>
              <w:t>0.03%</w:t>
            </w:r>
          </w:p>
        </w:tc>
        <w:tc>
          <w:tcPr>
            <w:tcW w:w="1168" w:type="dxa"/>
            <w:hideMark/>
          </w:tcPr>
          <w:p w14:paraId="174F48E0" w14:textId="0085A677" w:rsidR="005003C5" w:rsidRPr="003F3D90" w:rsidRDefault="005003C5" w:rsidP="005003C5">
            <w:pPr>
              <w:pStyle w:val="NormalWeb"/>
              <w:spacing w:before="0" w:beforeAutospacing="0" w:after="0" w:afterAutospacing="0" w:line="276" w:lineRule="auto"/>
            </w:pPr>
            <w:r w:rsidRPr="003F3D90">
              <w:rPr>
                <w:color w:val="000000"/>
                <w:sz w:val="15"/>
                <w:szCs w:val="15"/>
              </w:rPr>
              <w:t>-</w:t>
            </w:r>
          </w:p>
        </w:tc>
        <w:tc>
          <w:tcPr>
            <w:tcW w:w="1243" w:type="dxa"/>
            <w:hideMark/>
          </w:tcPr>
          <w:p w14:paraId="57AB6967" w14:textId="6926AF5E" w:rsidR="005003C5" w:rsidRPr="003F3D90" w:rsidRDefault="005003C5" w:rsidP="005003C5">
            <w:pPr>
              <w:pStyle w:val="NormalWeb"/>
              <w:spacing w:before="0" w:beforeAutospacing="0" w:after="0" w:afterAutospacing="0" w:line="276" w:lineRule="auto"/>
            </w:pPr>
            <w:r w:rsidRPr="003F3D90">
              <w:rPr>
                <w:color w:val="000000"/>
                <w:sz w:val="15"/>
                <w:szCs w:val="15"/>
              </w:rPr>
              <w:t>0.00</w:t>
            </w:r>
          </w:p>
        </w:tc>
        <w:tc>
          <w:tcPr>
            <w:tcW w:w="1600" w:type="dxa"/>
            <w:hideMark/>
          </w:tcPr>
          <w:p w14:paraId="65F77ED0" w14:textId="27C0AF3D" w:rsidR="005003C5" w:rsidRPr="003F3D90" w:rsidRDefault="005003C5" w:rsidP="005003C5">
            <w:pPr>
              <w:pStyle w:val="NormalWeb"/>
              <w:spacing w:before="0" w:beforeAutospacing="0" w:after="0" w:afterAutospacing="0" w:line="276" w:lineRule="auto"/>
              <w:rPr>
                <w:highlight w:val="yellow"/>
              </w:rPr>
            </w:pPr>
            <w:r w:rsidRPr="003F3D90">
              <w:rPr>
                <w:color w:val="000000"/>
                <w:sz w:val="15"/>
                <w:szCs w:val="15"/>
                <w:highlight w:val="yellow"/>
              </w:rPr>
              <w:t>-</w:t>
            </w:r>
          </w:p>
        </w:tc>
      </w:tr>
      <w:tr w:rsidR="005003C5" w:rsidRPr="003F3D90" w14:paraId="43B2FC02" w14:textId="77777777" w:rsidTr="005003C5">
        <w:trPr>
          <w:trHeight w:val="165"/>
        </w:trPr>
        <w:tc>
          <w:tcPr>
            <w:tcW w:w="913" w:type="dxa"/>
            <w:hideMark/>
          </w:tcPr>
          <w:p w14:paraId="51884288" w14:textId="77777777" w:rsidR="005003C5" w:rsidRPr="003F3D90" w:rsidRDefault="005003C5" w:rsidP="005003C5">
            <w:pPr>
              <w:pStyle w:val="NormalWeb"/>
              <w:spacing w:before="0" w:beforeAutospacing="0" w:after="0" w:afterAutospacing="0" w:line="276" w:lineRule="auto"/>
            </w:pPr>
            <w:r w:rsidRPr="003F3D90">
              <w:rPr>
                <w:b/>
                <w:bCs/>
                <w:color w:val="000000"/>
                <w:sz w:val="15"/>
                <w:szCs w:val="15"/>
              </w:rPr>
              <w:t>Het. Ability</w:t>
            </w:r>
          </w:p>
        </w:tc>
        <w:tc>
          <w:tcPr>
            <w:tcW w:w="383" w:type="dxa"/>
            <w:hideMark/>
          </w:tcPr>
          <w:p w14:paraId="736D2FB3" w14:textId="3DB364C0" w:rsidR="005003C5" w:rsidRPr="003F3D90" w:rsidRDefault="005003C5" w:rsidP="005003C5">
            <w:pPr>
              <w:pStyle w:val="NormalWeb"/>
              <w:spacing w:before="0" w:beforeAutospacing="0" w:after="0" w:afterAutospacing="0" w:line="276" w:lineRule="auto"/>
            </w:pPr>
            <w:r w:rsidRPr="003F3D90">
              <w:rPr>
                <w:color w:val="000000"/>
                <w:sz w:val="15"/>
                <w:szCs w:val="15"/>
              </w:rPr>
              <w:t>55</w:t>
            </w:r>
          </w:p>
        </w:tc>
        <w:tc>
          <w:tcPr>
            <w:tcW w:w="859" w:type="dxa"/>
            <w:hideMark/>
          </w:tcPr>
          <w:p w14:paraId="3ECBCD21" w14:textId="25C05712" w:rsidR="005003C5" w:rsidRPr="003F3D90" w:rsidRDefault="005003C5" w:rsidP="005003C5">
            <w:pPr>
              <w:pStyle w:val="NormalWeb"/>
              <w:spacing w:before="0" w:beforeAutospacing="0" w:after="0" w:afterAutospacing="0" w:line="276" w:lineRule="auto"/>
            </w:pPr>
            <w:r w:rsidRPr="003F3D90">
              <w:rPr>
                <w:color w:val="000000"/>
                <w:sz w:val="15"/>
                <w:szCs w:val="15"/>
              </w:rPr>
              <w:t>TEL-PPO</w:t>
            </w:r>
          </w:p>
        </w:tc>
        <w:tc>
          <w:tcPr>
            <w:tcW w:w="1144" w:type="dxa"/>
            <w:hideMark/>
          </w:tcPr>
          <w:p w14:paraId="2B89426E" w14:textId="4B7AE967" w:rsidR="005003C5" w:rsidRPr="003F3D90" w:rsidRDefault="005003C5" w:rsidP="005003C5">
            <w:pPr>
              <w:pStyle w:val="NormalWeb"/>
              <w:spacing w:before="0" w:beforeAutospacing="0" w:after="0" w:afterAutospacing="0" w:line="276" w:lineRule="auto"/>
            </w:pPr>
            <w:r w:rsidRPr="003F3D90">
              <w:rPr>
                <w:color w:val="000000"/>
                <w:sz w:val="15"/>
                <w:szCs w:val="15"/>
              </w:rPr>
              <w:t>28.85±0.74</w:t>
            </w:r>
          </w:p>
        </w:tc>
        <w:tc>
          <w:tcPr>
            <w:tcW w:w="801" w:type="dxa"/>
            <w:hideMark/>
          </w:tcPr>
          <w:p w14:paraId="4BC64ED3" w14:textId="7F155304" w:rsidR="005003C5" w:rsidRPr="003F3D90" w:rsidRDefault="005003C5" w:rsidP="005003C5">
            <w:pPr>
              <w:pStyle w:val="NormalWeb"/>
              <w:spacing w:before="0" w:beforeAutospacing="0" w:after="0" w:afterAutospacing="0" w:line="276" w:lineRule="auto"/>
            </w:pPr>
            <w:r w:rsidRPr="003F3D90">
              <w:rPr>
                <w:color w:val="000000"/>
                <w:sz w:val="15"/>
                <w:szCs w:val="15"/>
              </w:rPr>
              <w:t>1.52</w:t>
            </w:r>
          </w:p>
        </w:tc>
        <w:tc>
          <w:tcPr>
            <w:tcW w:w="1239" w:type="dxa"/>
            <w:hideMark/>
          </w:tcPr>
          <w:p w14:paraId="11CADED4" w14:textId="67759754" w:rsidR="005003C5" w:rsidRPr="003F3D90" w:rsidRDefault="005003C5" w:rsidP="005003C5">
            <w:pPr>
              <w:pStyle w:val="NormalWeb"/>
              <w:spacing w:before="0" w:beforeAutospacing="0" w:after="0" w:afterAutospacing="0" w:line="276" w:lineRule="auto"/>
            </w:pPr>
            <w:r w:rsidRPr="003F3D90">
              <w:rPr>
                <w:color w:val="000000"/>
                <w:sz w:val="15"/>
                <w:szCs w:val="15"/>
              </w:rPr>
              <w:t>5.01%</w:t>
            </w:r>
          </w:p>
        </w:tc>
        <w:tc>
          <w:tcPr>
            <w:tcW w:w="1168" w:type="dxa"/>
            <w:hideMark/>
          </w:tcPr>
          <w:p w14:paraId="2ED32D41" w14:textId="73C2FA4F" w:rsidR="005003C5" w:rsidRPr="003F3D90" w:rsidRDefault="005003C5" w:rsidP="005003C5">
            <w:pPr>
              <w:pStyle w:val="NormalWeb"/>
              <w:spacing w:before="0" w:beforeAutospacing="0" w:after="0" w:afterAutospacing="0" w:line="276" w:lineRule="auto"/>
            </w:pPr>
            <w:r w:rsidRPr="003F3D90">
              <w:rPr>
                <w:color w:val="000000"/>
                <w:sz w:val="15"/>
                <w:szCs w:val="15"/>
              </w:rPr>
              <w:t>0.028</w:t>
            </w:r>
          </w:p>
        </w:tc>
        <w:tc>
          <w:tcPr>
            <w:tcW w:w="1243" w:type="dxa"/>
            <w:hideMark/>
          </w:tcPr>
          <w:p w14:paraId="767BDFF7" w14:textId="7B90E67A" w:rsidR="005003C5" w:rsidRPr="003F3D90" w:rsidRDefault="005003C5" w:rsidP="005003C5">
            <w:pPr>
              <w:pStyle w:val="NormalWeb"/>
              <w:spacing w:before="0" w:beforeAutospacing="0" w:after="0" w:afterAutospacing="0" w:line="276" w:lineRule="auto"/>
            </w:pPr>
            <w:r w:rsidRPr="003F3D90">
              <w:rPr>
                <w:color w:val="000000"/>
                <w:sz w:val="15"/>
                <w:szCs w:val="15"/>
              </w:rPr>
              <w:t>0.00</w:t>
            </w:r>
          </w:p>
        </w:tc>
        <w:tc>
          <w:tcPr>
            <w:tcW w:w="1600" w:type="dxa"/>
            <w:hideMark/>
          </w:tcPr>
          <w:p w14:paraId="094C0045" w14:textId="3314009A" w:rsidR="005003C5" w:rsidRPr="003F3D90" w:rsidRDefault="005003C5" w:rsidP="005003C5">
            <w:pPr>
              <w:pStyle w:val="NormalWeb"/>
              <w:spacing w:before="0" w:beforeAutospacing="0" w:after="0" w:afterAutospacing="0" w:line="276" w:lineRule="auto"/>
              <w:rPr>
                <w:highlight w:val="yellow"/>
              </w:rPr>
            </w:pPr>
            <w:r w:rsidRPr="003F3D90">
              <w:rPr>
                <w:color w:val="000000"/>
                <w:sz w:val="15"/>
                <w:szCs w:val="15"/>
                <w:highlight w:val="yellow"/>
              </w:rPr>
              <w:t>NC</w:t>
            </w:r>
          </w:p>
        </w:tc>
      </w:tr>
    </w:tbl>
    <w:p w14:paraId="74A4A7C0" w14:textId="3838DAE4" w:rsidR="003F4DEC" w:rsidRPr="003F3D90" w:rsidRDefault="003F4DEC" w:rsidP="0052337B">
      <w:pPr>
        <w:spacing w:before="240" w:after="240" w:line="360" w:lineRule="auto"/>
        <w:rPr>
          <w:color w:val="000000" w:themeColor="text1"/>
          <w:sz w:val="20"/>
          <w:szCs w:val="20"/>
        </w:rPr>
      </w:pPr>
    </w:p>
    <w:p w14:paraId="7DC28386" w14:textId="577DB931" w:rsidR="00F00C6E" w:rsidRPr="003F3D90" w:rsidRDefault="00F00C6E" w:rsidP="00740870">
      <w:pPr>
        <w:pStyle w:val="ListParagraph"/>
        <w:numPr>
          <w:ilvl w:val="0"/>
          <w:numId w:val="24"/>
        </w:numPr>
        <w:spacing w:before="240" w:after="240" w:line="360" w:lineRule="auto"/>
        <w:jc w:val="both"/>
        <w:rPr>
          <w:b/>
          <w:bCs/>
          <w:color w:val="000000" w:themeColor="text1"/>
        </w:rPr>
      </w:pPr>
      <w:r w:rsidRPr="003F3D90">
        <w:rPr>
          <w:b/>
          <w:bCs/>
          <w:color w:val="000000" w:themeColor="text1"/>
        </w:rPr>
        <w:t>Conclusion and Future work</w:t>
      </w:r>
    </w:p>
    <w:p w14:paraId="5432EE9F" w14:textId="3DFF33EF" w:rsidR="000D70D1" w:rsidRPr="003F3D90" w:rsidRDefault="000D70D1" w:rsidP="00D65A23">
      <w:pPr>
        <w:spacing w:before="240" w:after="240" w:line="360" w:lineRule="auto"/>
        <w:jc w:val="both"/>
        <w:rPr>
          <w:rFonts w:eastAsia="SimSun"/>
        </w:rPr>
      </w:pPr>
      <w:r w:rsidRPr="003F3D90">
        <w:t xml:space="preserve">This paper proposed TEL-PPO, a self-play policy-gradient framework for equilibrium-effort computation in rank-order </w:t>
      </w:r>
      <w:r w:rsidR="00F65A68" w:rsidRPr="003F3D90">
        <w:t>tournaments and</w:t>
      </w:r>
      <w:r w:rsidRPr="003F3D90">
        <w:t xml:space="preserve"> validated it in the analytically tractable one-stage Lazear-Rosen setting. Using the closed-form equilibrium as an external benchmark, we showed that the method can recover the correct equilibrium structure in stable regimes and can remain quantitatively close to theory across several symmetric, multi-player, and heterogeneous variants</w:t>
      </w:r>
      <w:r w:rsidRPr="003F3D90">
        <w:rPr>
          <w:rFonts w:eastAsia="SimSun"/>
        </w:rPr>
        <w:t>.</w:t>
      </w:r>
    </w:p>
    <w:p w14:paraId="7DA3BB77" w14:textId="709B3E10" w:rsidR="000D70D1" w:rsidRPr="003F3D90" w:rsidRDefault="000D70D1" w:rsidP="00D65A23">
      <w:pPr>
        <w:spacing w:before="240" w:after="240" w:line="360" w:lineRule="auto"/>
        <w:jc w:val="both"/>
      </w:pPr>
      <w:r w:rsidRPr="003F3D90">
        <w:t xml:space="preserve">The contribution of the paper is primarily methodological. We do not claim that one-stage tournaments themselves require reinforcement learning; rather, we use the one-stage setting as a </w:t>
      </w:r>
      <w:r w:rsidRPr="003F3D90">
        <w:lastRenderedPageBreak/>
        <w:t>controlled validation benchmark with analytical ground truth. The main lesson is that, in stochastic tournaments, stable learning dynamics are not sufficient evidence of equilibrium recovery. Stabilization, low exploitability, and benchmark accuracy are related but non-equivalent properties, which makes explicit exploitability-based verification essential for equilibrium-quality learning.</w:t>
      </w:r>
    </w:p>
    <w:p w14:paraId="797BD1C9" w14:textId="1375A981" w:rsidR="004412F7" w:rsidRPr="003F3D90" w:rsidRDefault="000D70D1" w:rsidP="007E1E44">
      <w:pPr>
        <w:spacing w:before="240" w:after="240" w:line="360" w:lineRule="auto"/>
        <w:jc w:val="both"/>
        <w:rPr>
          <w:rFonts w:eastAsia="SimSun"/>
        </w:rPr>
      </w:pPr>
      <w:r w:rsidRPr="003F3D90">
        <w:t>This validation study provides a justified starting point for future extensions to multi-stage tournaments. The current framework already preserves ingredients that extend naturally to longer-horizon actor-critic learning, including self-play, bounded continuous-action policies, and the use of discounting and GAE-style updates. At the same time, extending the method beyond one stage will require addressing new challenges, including temporal credit assignment, evolving state dynamics, and more difficult equilibrium verification. The one-stage benchmark should therefore be understood as a calibrated foundation for future work on analytically intractable tournament environments.</w:t>
      </w:r>
      <w:r w:rsidR="00A20207" w:rsidRPr="003F3D90">
        <w:rPr>
          <w:color w:val="000000" w:themeColor="text1"/>
        </w:rPr>
        <w:br w:type="page"/>
      </w:r>
    </w:p>
    <w:p w14:paraId="60E4DE17" w14:textId="5F183736" w:rsidR="000927D4" w:rsidRPr="003F3D90" w:rsidRDefault="000927D4" w:rsidP="00D65A23">
      <w:pPr>
        <w:spacing w:before="240" w:after="240" w:line="360" w:lineRule="auto"/>
        <w:jc w:val="both"/>
        <w:rPr>
          <w:b/>
          <w:bCs/>
          <w:color w:val="000000" w:themeColor="text1"/>
        </w:rPr>
      </w:pPr>
      <w:r w:rsidRPr="003F3D90">
        <w:rPr>
          <w:b/>
          <w:bCs/>
          <w:color w:val="000000" w:themeColor="text1"/>
        </w:rPr>
        <w:lastRenderedPageBreak/>
        <w:t>Reference:</w:t>
      </w:r>
    </w:p>
    <w:p w14:paraId="6514662F" w14:textId="1C932059" w:rsidR="00311B77" w:rsidRPr="003F3D90" w:rsidRDefault="00311B77" w:rsidP="00D65A23">
      <w:pPr>
        <w:pStyle w:val="ListParagraph"/>
        <w:numPr>
          <w:ilvl w:val="0"/>
          <w:numId w:val="2"/>
        </w:numPr>
        <w:spacing w:before="240" w:after="240" w:line="360" w:lineRule="auto"/>
        <w:jc w:val="both"/>
        <w:rPr>
          <w:color w:val="000000" w:themeColor="text1"/>
        </w:rPr>
      </w:pPr>
      <w:r w:rsidRPr="003F3D90">
        <w:rPr>
          <w:color w:val="000000" w:themeColor="text1"/>
          <w:shd w:val="clear" w:color="auto" w:fill="FFFFFF"/>
        </w:rPr>
        <w:t>Lazear, Edward P., and Sherwin Rosen. "Rank-order tournaments as optimum labor contracts." </w:t>
      </w:r>
      <w:r w:rsidRPr="003F3D90">
        <w:rPr>
          <w:i/>
          <w:iCs/>
          <w:color w:val="000000" w:themeColor="text1"/>
          <w:shd w:val="clear" w:color="auto" w:fill="FFFFFF"/>
        </w:rPr>
        <w:t>Journal of political Economy</w:t>
      </w:r>
      <w:r w:rsidRPr="003F3D90">
        <w:rPr>
          <w:color w:val="000000" w:themeColor="text1"/>
          <w:shd w:val="clear" w:color="auto" w:fill="FFFFFF"/>
        </w:rPr>
        <w:t> 89, no. 5 (1981): 841-864.</w:t>
      </w:r>
    </w:p>
    <w:p w14:paraId="37C9D744" w14:textId="601C2D03" w:rsidR="00881EBF" w:rsidRPr="003F3D90" w:rsidRDefault="00881EBF" w:rsidP="00D65A23">
      <w:pPr>
        <w:pStyle w:val="ListParagraph"/>
        <w:numPr>
          <w:ilvl w:val="0"/>
          <w:numId w:val="2"/>
        </w:numPr>
        <w:spacing w:before="240" w:after="240" w:line="360" w:lineRule="auto"/>
        <w:jc w:val="both"/>
        <w:rPr>
          <w:color w:val="000000" w:themeColor="text1"/>
        </w:rPr>
      </w:pPr>
      <w:r w:rsidRPr="003F3D90">
        <w:rPr>
          <w:color w:val="000000" w:themeColor="text1"/>
          <w:shd w:val="clear" w:color="auto" w:fill="FFFFFF"/>
        </w:rPr>
        <w:t>Schulman, John, Filip Wolski, Prafulla Dhariwal, Alec Radford, and Oleg Klimov. "Proximal policy optimization algorithms." </w:t>
      </w:r>
      <w:proofErr w:type="spellStart"/>
      <w:r w:rsidRPr="003F3D90">
        <w:rPr>
          <w:i/>
          <w:iCs/>
          <w:color w:val="000000" w:themeColor="text1"/>
          <w:shd w:val="clear" w:color="auto" w:fill="FFFFFF"/>
        </w:rPr>
        <w:t>arXiv</w:t>
      </w:r>
      <w:proofErr w:type="spellEnd"/>
      <w:r w:rsidRPr="003F3D90">
        <w:rPr>
          <w:i/>
          <w:iCs/>
          <w:color w:val="000000" w:themeColor="text1"/>
          <w:shd w:val="clear" w:color="auto" w:fill="FFFFFF"/>
        </w:rPr>
        <w:t xml:space="preserve"> preprint arXiv:1707.06347</w:t>
      </w:r>
      <w:r w:rsidRPr="003F3D90">
        <w:rPr>
          <w:color w:val="000000" w:themeColor="text1"/>
          <w:shd w:val="clear" w:color="auto" w:fill="FFFFFF"/>
        </w:rPr>
        <w:t> (2017).</w:t>
      </w:r>
    </w:p>
    <w:p w14:paraId="75013720" w14:textId="451E55AE" w:rsidR="00041B99" w:rsidRPr="003F3D90" w:rsidRDefault="00311B77" w:rsidP="00D65A23">
      <w:pPr>
        <w:pStyle w:val="ListParagraph"/>
        <w:numPr>
          <w:ilvl w:val="0"/>
          <w:numId w:val="2"/>
        </w:numPr>
        <w:spacing w:before="240" w:after="240" w:line="360" w:lineRule="auto"/>
        <w:jc w:val="both"/>
        <w:rPr>
          <w:color w:val="000000" w:themeColor="text1"/>
        </w:rPr>
      </w:pPr>
      <w:r w:rsidRPr="003F3D90">
        <w:rPr>
          <w:color w:val="000000" w:themeColor="text1"/>
          <w:shd w:val="clear" w:color="auto" w:fill="FFFFFF"/>
        </w:rPr>
        <w:t>Tullock, Gordon. "Efficient rent seeking." </w:t>
      </w:r>
      <w:r w:rsidRPr="003F3D90">
        <w:rPr>
          <w:i/>
          <w:iCs/>
          <w:color w:val="000000" w:themeColor="text1"/>
          <w:shd w:val="clear" w:color="auto" w:fill="FFFFFF"/>
        </w:rPr>
        <w:t>Toward a theory of the rent-seeking society</w:t>
      </w:r>
      <w:r w:rsidRPr="003F3D90">
        <w:rPr>
          <w:color w:val="000000" w:themeColor="text1"/>
          <w:shd w:val="clear" w:color="auto" w:fill="FFFFFF"/>
        </w:rPr>
        <w:t> 97 (1980): 112.</w:t>
      </w:r>
    </w:p>
    <w:p w14:paraId="2580317B" w14:textId="18B01EF5" w:rsidR="00311B77" w:rsidRPr="003F3D90" w:rsidRDefault="00311B77" w:rsidP="00D65A23">
      <w:pPr>
        <w:pStyle w:val="ListParagraph"/>
        <w:numPr>
          <w:ilvl w:val="0"/>
          <w:numId w:val="2"/>
        </w:numPr>
        <w:spacing w:before="240" w:after="240" w:line="360" w:lineRule="auto"/>
        <w:jc w:val="both"/>
        <w:rPr>
          <w:color w:val="000000" w:themeColor="text1"/>
        </w:rPr>
      </w:pPr>
      <w:r w:rsidRPr="003F3D90">
        <w:rPr>
          <w:color w:val="000000" w:themeColor="text1"/>
          <w:shd w:val="clear" w:color="auto" w:fill="FFFFFF"/>
        </w:rPr>
        <w:t>Hillman, Arye L., and John G. Riley. "Politically contestable rents and transfers." </w:t>
      </w:r>
      <w:r w:rsidRPr="003F3D90">
        <w:rPr>
          <w:i/>
          <w:iCs/>
          <w:color w:val="000000" w:themeColor="text1"/>
          <w:shd w:val="clear" w:color="auto" w:fill="FFFFFF"/>
        </w:rPr>
        <w:t>Economics &amp; Politics</w:t>
      </w:r>
      <w:r w:rsidRPr="003F3D90">
        <w:rPr>
          <w:color w:val="000000" w:themeColor="text1"/>
          <w:shd w:val="clear" w:color="auto" w:fill="FFFFFF"/>
        </w:rPr>
        <w:t> 1, no. 1 (1989): 17-39.</w:t>
      </w:r>
    </w:p>
    <w:p w14:paraId="068ED573" w14:textId="6A193342" w:rsidR="005B521E" w:rsidRPr="003F3D90" w:rsidRDefault="005B521E" w:rsidP="00D65A23">
      <w:pPr>
        <w:pStyle w:val="ListParagraph"/>
        <w:numPr>
          <w:ilvl w:val="0"/>
          <w:numId w:val="2"/>
        </w:numPr>
        <w:spacing w:before="240" w:after="240" w:line="360" w:lineRule="auto"/>
        <w:jc w:val="both"/>
        <w:rPr>
          <w:color w:val="000000" w:themeColor="text1"/>
        </w:rPr>
      </w:pPr>
      <w:r w:rsidRPr="003F3D90">
        <w:rPr>
          <w:color w:val="000000" w:themeColor="text1"/>
          <w:shd w:val="clear" w:color="auto" w:fill="FFFFFF"/>
        </w:rPr>
        <w:t xml:space="preserve">Franke, Jörg, Christian </w:t>
      </w:r>
      <w:proofErr w:type="spellStart"/>
      <w:r w:rsidRPr="003F3D90">
        <w:rPr>
          <w:color w:val="000000" w:themeColor="text1"/>
          <w:shd w:val="clear" w:color="auto" w:fill="FFFFFF"/>
        </w:rPr>
        <w:t>Kanzow</w:t>
      </w:r>
      <w:proofErr w:type="spellEnd"/>
      <w:r w:rsidRPr="003F3D90">
        <w:rPr>
          <w:color w:val="000000" w:themeColor="text1"/>
          <w:shd w:val="clear" w:color="auto" w:fill="FFFFFF"/>
        </w:rPr>
        <w:t>, Wolfgang Leininger, and Alexandra Schwartz. "Effort maximization in asymmetric contest games with heterogeneous contestants." </w:t>
      </w:r>
      <w:r w:rsidRPr="003F3D90">
        <w:rPr>
          <w:i/>
          <w:iCs/>
          <w:color w:val="000000" w:themeColor="text1"/>
          <w:shd w:val="clear" w:color="auto" w:fill="FFFFFF"/>
        </w:rPr>
        <w:t>Economic Theory</w:t>
      </w:r>
      <w:r w:rsidRPr="003F3D90">
        <w:rPr>
          <w:color w:val="000000" w:themeColor="text1"/>
          <w:shd w:val="clear" w:color="auto" w:fill="FFFFFF"/>
        </w:rPr>
        <w:t> 52, no. 2 (2013): 589-630.</w:t>
      </w:r>
    </w:p>
    <w:p w14:paraId="44520FF6" w14:textId="6383E0B7" w:rsidR="00881EBF" w:rsidRPr="003F3D90" w:rsidRDefault="00881EBF" w:rsidP="00D65A23">
      <w:pPr>
        <w:pStyle w:val="ListParagraph"/>
        <w:numPr>
          <w:ilvl w:val="0"/>
          <w:numId w:val="2"/>
        </w:numPr>
        <w:spacing w:before="240" w:after="240" w:line="360" w:lineRule="auto"/>
        <w:jc w:val="both"/>
        <w:rPr>
          <w:color w:val="000000" w:themeColor="text1"/>
        </w:rPr>
      </w:pPr>
      <w:r w:rsidRPr="003F3D90">
        <w:rPr>
          <w:color w:val="000000" w:themeColor="text1"/>
          <w:shd w:val="clear" w:color="auto" w:fill="FFFFFF"/>
        </w:rPr>
        <w:t>Bastani, Spencer, Thomas Giebe, and Oliver Gürtler. "Simple equilibria in general contests." </w:t>
      </w:r>
      <w:r w:rsidRPr="003F3D90">
        <w:rPr>
          <w:i/>
          <w:iCs/>
          <w:color w:val="000000" w:themeColor="text1"/>
          <w:shd w:val="clear" w:color="auto" w:fill="FFFFFF"/>
        </w:rPr>
        <w:t>Games and Economic Behavior</w:t>
      </w:r>
      <w:r w:rsidRPr="003F3D90">
        <w:rPr>
          <w:color w:val="000000" w:themeColor="text1"/>
          <w:shd w:val="clear" w:color="auto" w:fill="FFFFFF"/>
        </w:rPr>
        <w:t> 134 (2022): 264-280.</w:t>
      </w:r>
    </w:p>
    <w:p w14:paraId="507CEF49" w14:textId="24FACB32" w:rsidR="00540946" w:rsidRPr="003F3D90" w:rsidRDefault="00540946" w:rsidP="00D65A23">
      <w:pPr>
        <w:pStyle w:val="ListParagraph"/>
        <w:numPr>
          <w:ilvl w:val="0"/>
          <w:numId w:val="2"/>
        </w:numPr>
        <w:spacing w:before="240" w:after="240" w:line="360" w:lineRule="auto"/>
        <w:jc w:val="both"/>
        <w:rPr>
          <w:color w:val="000000" w:themeColor="text1"/>
        </w:rPr>
      </w:pPr>
      <w:proofErr w:type="spellStart"/>
      <w:r w:rsidRPr="003F3D90">
        <w:rPr>
          <w:color w:val="000000" w:themeColor="text1"/>
          <w:shd w:val="clear" w:color="auto" w:fill="FFFFFF"/>
        </w:rPr>
        <w:t>Dechenaux</w:t>
      </w:r>
      <w:proofErr w:type="spellEnd"/>
      <w:r w:rsidRPr="003F3D90">
        <w:rPr>
          <w:color w:val="000000" w:themeColor="text1"/>
          <w:shd w:val="clear" w:color="auto" w:fill="FFFFFF"/>
        </w:rPr>
        <w:t>, Emmanuel, Dan Kovenock, and Roman M. Sheremeta. "A survey of experimental research on contests, all-pay auctions and tournaments." </w:t>
      </w:r>
      <w:r w:rsidRPr="003F3D90">
        <w:rPr>
          <w:i/>
          <w:iCs/>
          <w:color w:val="000000" w:themeColor="text1"/>
          <w:shd w:val="clear" w:color="auto" w:fill="FFFFFF"/>
        </w:rPr>
        <w:t>Experimental Economics</w:t>
      </w:r>
      <w:r w:rsidRPr="003F3D90">
        <w:rPr>
          <w:color w:val="000000" w:themeColor="text1"/>
          <w:shd w:val="clear" w:color="auto" w:fill="FFFFFF"/>
        </w:rPr>
        <w:t> 18, no. 4 (2015): 609-669.</w:t>
      </w:r>
    </w:p>
    <w:p w14:paraId="106A4E9F" w14:textId="6C63ECB6" w:rsidR="002966EB" w:rsidRPr="003F3D90" w:rsidRDefault="002966EB" w:rsidP="00D65A23">
      <w:pPr>
        <w:pStyle w:val="ListParagraph"/>
        <w:numPr>
          <w:ilvl w:val="0"/>
          <w:numId w:val="2"/>
        </w:numPr>
        <w:spacing w:before="240" w:after="240" w:line="360" w:lineRule="auto"/>
        <w:jc w:val="both"/>
        <w:rPr>
          <w:color w:val="000000" w:themeColor="text1"/>
        </w:rPr>
      </w:pPr>
      <w:r w:rsidRPr="003F3D90">
        <w:rPr>
          <w:color w:val="000000" w:themeColor="text1"/>
          <w:shd w:val="clear" w:color="auto" w:fill="FFFFFF"/>
        </w:rPr>
        <w:t>Harbring, Christine, and Bernd Irlenbusch. "An experimental study on tournament design." </w:t>
      </w:r>
      <w:proofErr w:type="spellStart"/>
      <w:r w:rsidRPr="003F3D90">
        <w:rPr>
          <w:i/>
          <w:iCs/>
          <w:color w:val="000000" w:themeColor="text1"/>
          <w:shd w:val="clear" w:color="auto" w:fill="FFFFFF"/>
        </w:rPr>
        <w:t>Labour</w:t>
      </w:r>
      <w:proofErr w:type="spellEnd"/>
      <w:r w:rsidRPr="003F3D90">
        <w:rPr>
          <w:i/>
          <w:iCs/>
          <w:color w:val="000000" w:themeColor="text1"/>
          <w:shd w:val="clear" w:color="auto" w:fill="FFFFFF"/>
        </w:rPr>
        <w:t xml:space="preserve"> Economics</w:t>
      </w:r>
      <w:r w:rsidRPr="003F3D90">
        <w:rPr>
          <w:color w:val="000000" w:themeColor="text1"/>
          <w:shd w:val="clear" w:color="auto" w:fill="FFFFFF"/>
        </w:rPr>
        <w:t> 10, no. 4 (2003): 443-464.</w:t>
      </w:r>
    </w:p>
    <w:p w14:paraId="65B1FEE6" w14:textId="77777777" w:rsidR="008C4259" w:rsidRPr="003F3D90" w:rsidRDefault="008C4259" w:rsidP="00D65A23">
      <w:pPr>
        <w:pStyle w:val="ListParagraph"/>
        <w:numPr>
          <w:ilvl w:val="0"/>
          <w:numId w:val="2"/>
        </w:numPr>
        <w:spacing w:before="240" w:after="240" w:line="360" w:lineRule="auto"/>
        <w:jc w:val="both"/>
        <w:rPr>
          <w:color w:val="000000" w:themeColor="text1"/>
        </w:rPr>
      </w:pPr>
      <w:r w:rsidRPr="003F3D90">
        <w:rPr>
          <w:color w:val="000000" w:themeColor="text1"/>
          <w:shd w:val="clear" w:color="auto" w:fill="FFFFFF"/>
        </w:rPr>
        <w:t>Knauer, Thorsten, Friedrich Sommer, and Arnt Wöhrmann. "Tournament winner proportion and its effect on effort: An investigation of the underlying psychological mechanisms." </w:t>
      </w:r>
      <w:r w:rsidRPr="003F3D90">
        <w:rPr>
          <w:i/>
          <w:iCs/>
          <w:color w:val="000000" w:themeColor="text1"/>
          <w:shd w:val="clear" w:color="auto" w:fill="FFFFFF"/>
        </w:rPr>
        <w:t>European Accounting Review</w:t>
      </w:r>
      <w:r w:rsidRPr="003F3D90">
        <w:rPr>
          <w:color w:val="000000" w:themeColor="text1"/>
          <w:shd w:val="clear" w:color="auto" w:fill="FFFFFF"/>
        </w:rPr>
        <w:t xml:space="preserve"> 26, no. 4 (2017): 681-702. </w:t>
      </w:r>
    </w:p>
    <w:p w14:paraId="3B85A6F5" w14:textId="34F2E13F" w:rsidR="00381296" w:rsidRPr="003F3D90" w:rsidRDefault="00FB153B" w:rsidP="00D65A23">
      <w:pPr>
        <w:pStyle w:val="ListParagraph"/>
        <w:numPr>
          <w:ilvl w:val="0"/>
          <w:numId w:val="2"/>
        </w:numPr>
        <w:spacing w:before="240" w:after="240" w:line="360" w:lineRule="auto"/>
        <w:jc w:val="both"/>
        <w:rPr>
          <w:color w:val="000000" w:themeColor="text1"/>
        </w:rPr>
      </w:pPr>
      <w:r w:rsidRPr="003F3D90">
        <w:rPr>
          <w:color w:val="000000" w:themeColor="text1"/>
          <w:shd w:val="clear" w:color="auto" w:fill="FFFFFF"/>
        </w:rPr>
        <w:t>Brown, Jennifer. "Quitters never win: The (adverse) incentive effects of competing with superstars." </w:t>
      </w:r>
      <w:r w:rsidRPr="003F3D90">
        <w:rPr>
          <w:i/>
          <w:iCs/>
          <w:color w:val="000000" w:themeColor="text1"/>
          <w:shd w:val="clear" w:color="auto" w:fill="FFFFFF"/>
        </w:rPr>
        <w:t>Journal of Political Economy</w:t>
      </w:r>
      <w:r w:rsidRPr="003F3D90">
        <w:rPr>
          <w:color w:val="000000" w:themeColor="text1"/>
          <w:shd w:val="clear" w:color="auto" w:fill="FFFFFF"/>
        </w:rPr>
        <w:t> 119, no. 5 (2011): 982-1013.</w:t>
      </w:r>
    </w:p>
    <w:p w14:paraId="5A028823" w14:textId="2C99058F" w:rsidR="00381296" w:rsidRPr="003F3D90" w:rsidRDefault="00381296" w:rsidP="00D65A23">
      <w:pPr>
        <w:pStyle w:val="ListParagraph"/>
        <w:numPr>
          <w:ilvl w:val="0"/>
          <w:numId w:val="2"/>
        </w:numPr>
        <w:spacing w:before="240" w:after="240" w:line="360" w:lineRule="auto"/>
        <w:jc w:val="both"/>
        <w:rPr>
          <w:color w:val="000000" w:themeColor="text1"/>
        </w:rPr>
      </w:pPr>
      <w:r w:rsidRPr="003F3D90">
        <w:rPr>
          <w:color w:val="000000" w:themeColor="text1"/>
          <w:spacing w:val="-5"/>
          <w:shd w:val="clear" w:color="auto" w:fill="FFFFFF"/>
        </w:rPr>
        <w:t xml:space="preserve">Becker, Brian E., and Mark A. </w:t>
      </w:r>
      <w:proofErr w:type="spellStart"/>
      <w:r w:rsidRPr="003F3D90">
        <w:rPr>
          <w:color w:val="000000" w:themeColor="text1"/>
          <w:spacing w:val="-5"/>
          <w:shd w:val="clear" w:color="auto" w:fill="FFFFFF"/>
        </w:rPr>
        <w:t>Huselid</w:t>
      </w:r>
      <w:proofErr w:type="spellEnd"/>
      <w:r w:rsidRPr="003F3D90">
        <w:rPr>
          <w:color w:val="000000" w:themeColor="text1"/>
          <w:spacing w:val="-5"/>
          <w:shd w:val="clear" w:color="auto" w:fill="FFFFFF"/>
        </w:rPr>
        <w:t>. “The Incentive Effects of Tournament Compensation Systems.” </w:t>
      </w:r>
      <w:r w:rsidRPr="003F3D90">
        <w:rPr>
          <w:i/>
          <w:iCs/>
          <w:color w:val="000000" w:themeColor="text1"/>
          <w:spacing w:val="-5"/>
          <w:shd w:val="clear" w:color="auto" w:fill="FFFFFF"/>
        </w:rPr>
        <w:t>Administrative Science Quarterly</w:t>
      </w:r>
      <w:r w:rsidRPr="003F3D90">
        <w:rPr>
          <w:color w:val="000000" w:themeColor="text1"/>
          <w:spacing w:val="-5"/>
          <w:shd w:val="clear" w:color="auto" w:fill="FFFFFF"/>
        </w:rPr>
        <w:t> 37, no. 2 (1992): 336–50. https://doi.org/10.2307/2393228.</w:t>
      </w:r>
    </w:p>
    <w:p w14:paraId="2C0760CA" w14:textId="4BFF8635" w:rsidR="00702BEE" w:rsidRPr="003F3D90" w:rsidRDefault="00702BEE" w:rsidP="00702BEE">
      <w:pPr>
        <w:pStyle w:val="ListParagraph"/>
        <w:numPr>
          <w:ilvl w:val="0"/>
          <w:numId w:val="2"/>
        </w:numPr>
        <w:spacing w:before="240" w:after="240" w:line="360" w:lineRule="auto"/>
        <w:jc w:val="both"/>
        <w:rPr>
          <w:color w:val="000000" w:themeColor="text1"/>
        </w:rPr>
      </w:pPr>
      <w:r w:rsidRPr="003F3D90">
        <w:rPr>
          <w:color w:val="000000" w:themeColor="text1"/>
          <w:shd w:val="clear" w:color="auto" w:fill="FFFFFF"/>
        </w:rPr>
        <w:t>Cason, Timothy N., William A. Masters, and Roman M. Sheremeta. "Winner-take-all and proportional-prize contests: theory and experimental results." </w:t>
      </w:r>
      <w:r w:rsidRPr="003F3D90">
        <w:rPr>
          <w:i/>
          <w:iCs/>
          <w:color w:val="000000" w:themeColor="text1"/>
          <w:shd w:val="clear" w:color="auto" w:fill="FFFFFF"/>
        </w:rPr>
        <w:t>Journal of Economic Behavior &amp; Organization</w:t>
      </w:r>
      <w:r w:rsidRPr="003F3D90">
        <w:rPr>
          <w:color w:val="000000" w:themeColor="text1"/>
          <w:shd w:val="clear" w:color="auto" w:fill="FFFFFF"/>
        </w:rPr>
        <w:t> 175 (2020): 314-327.</w:t>
      </w:r>
    </w:p>
    <w:p w14:paraId="72F9523F" w14:textId="494D0D63" w:rsidR="00881EBF" w:rsidRPr="003F3D90" w:rsidRDefault="00881EBF" w:rsidP="00D65A23">
      <w:pPr>
        <w:pStyle w:val="ListParagraph"/>
        <w:numPr>
          <w:ilvl w:val="0"/>
          <w:numId w:val="2"/>
        </w:numPr>
        <w:spacing w:before="240" w:after="240" w:line="360" w:lineRule="auto"/>
        <w:jc w:val="both"/>
        <w:rPr>
          <w:color w:val="000000" w:themeColor="text1"/>
        </w:rPr>
      </w:pPr>
      <w:r w:rsidRPr="003F3D90">
        <w:rPr>
          <w:color w:val="000000" w:themeColor="text1"/>
          <w:shd w:val="clear" w:color="auto" w:fill="FFFFFF"/>
        </w:rPr>
        <w:lastRenderedPageBreak/>
        <w:t xml:space="preserve">Nguyen, Thanh </w:t>
      </w:r>
      <w:proofErr w:type="spellStart"/>
      <w:r w:rsidRPr="003F3D90">
        <w:rPr>
          <w:color w:val="000000" w:themeColor="text1"/>
          <w:shd w:val="clear" w:color="auto" w:fill="FFFFFF"/>
        </w:rPr>
        <w:t>Thi</w:t>
      </w:r>
      <w:proofErr w:type="spellEnd"/>
      <w:r w:rsidRPr="003F3D90">
        <w:rPr>
          <w:color w:val="000000" w:themeColor="text1"/>
          <w:shd w:val="clear" w:color="auto" w:fill="FFFFFF"/>
        </w:rPr>
        <w:t>, Ngoc Duy Nguyen, and Saeid Nahavandi. "Deep reinforcement learning for multiagent systems: A review of challenges, solutions, and applications." </w:t>
      </w:r>
      <w:r w:rsidRPr="003F3D90">
        <w:rPr>
          <w:i/>
          <w:iCs/>
          <w:color w:val="000000" w:themeColor="text1"/>
          <w:shd w:val="clear" w:color="auto" w:fill="FFFFFF"/>
        </w:rPr>
        <w:t>IEEE transactions on cybernetics</w:t>
      </w:r>
      <w:r w:rsidRPr="003F3D90">
        <w:rPr>
          <w:color w:val="000000" w:themeColor="text1"/>
          <w:shd w:val="clear" w:color="auto" w:fill="FFFFFF"/>
        </w:rPr>
        <w:t> 50, no. 9 (2020): 3826-3839.</w:t>
      </w:r>
    </w:p>
    <w:p w14:paraId="5A3D78AF" w14:textId="6D9B1ECB" w:rsidR="00881EBF" w:rsidRPr="003F3D90" w:rsidRDefault="00881EBF" w:rsidP="00D65A23">
      <w:pPr>
        <w:pStyle w:val="ListParagraph"/>
        <w:numPr>
          <w:ilvl w:val="0"/>
          <w:numId w:val="2"/>
        </w:numPr>
        <w:spacing w:before="240" w:after="240" w:line="360" w:lineRule="auto"/>
        <w:jc w:val="both"/>
        <w:rPr>
          <w:color w:val="000000" w:themeColor="text1"/>
        </w:rPr>
      </w:pPr>
      <w:r w:rsidRPr="003F3D90">
        <w:rPr>
          <w:color w:val="000000" w:themeColor="text1"/>
          <w:shd w:val="clear" w:color="auto" w:fill="FFFFFF"/>
        </w:rPr>
        <w:t>Phillips, Patrick. "Reinforcement learning in two player zero sum simultaneous action games." </w:t>
      </w:r>
      <w:proofErr w:type="spellStart"/>
      <w:r w:rsidRPr="003F3D90">
        <w:rPr>
          <w:i/>
          <w:iCs/>
          <w:color w:val="000000" w:themeColor="text1"/>
          <w:shd w:val="clear" w:color="auto" w:fill="FFFFFF"/>
        </w:rPr>
        <w:t>arXiv</w:t>
      </w:r>
      <w:proofErr w:type="spellEnd"/>
      <w:r w:rsidRPr="003F3D90">
        <w:rPr>
          <w:i/>
          <w:iCs/>
          <w:color w:val="000000" w:themeColor="text1"/>
          <w:shd w:val="clear" w:color="auto" w:fill="FFFFFF"/>
        </w:rPr>
        <w:t xml:space="preserve"> preprint arXiv:2110.04835</w:t>
      </w:r>
      <w:r w:rsidRPr="003F3D90">
        <w:rPr>
          <w:color w:val="000000" w:themeColor="text1"/>
          <w:shd w:val="clear" w:color="auto" w:fill="FFFFFF"/>
        </w:rPr>
        <w:t> (2021).</w:t>
      </w:r>
    </w:p>
    <w:p w14:paraId="4414F42E" w14:textId="4617639E" w:rsidR="00881EBF" w:rsidRPr="003F3D90" w:rsidRDefault="00881EBF" w:rsidP="00D65A23">
      <w:pPr>
        <w:pStyle w:val="ListParagraph"/>
        <w:numPr>
          <w:ilvl w:val="0"/>
          <w:numId w:val="2"/>
        </w:numPr>
        <w:spacing w:before="240" w:after="240" w:line="360" w:lineRule="auto"/>
        <w:jc w:val="both"/>
        <w:rPr>
          <w:color w:val="000000" w:themeColor="text1"/>
        </w:rPr>
      </w:pPr>
      <w:r w:rsidRPr="003F3D90">
        <w:rPr>
          <w:color w:val="000000" w:themeColor="text1"/>
          <w:shd w:val="clear" w:color="auto" w:fill="FFFFFF"/>
        </w:rPr>
        <w:t xml:space="preserve">Graf, Christoph, Viktor Zobernig, Johannes Schmidt, and Claude Klöckl. "Computational performance of deep reinforcement learning to find </w:t>
      </w:r>
      <w:proofErr w:type="spellStart"/>
      <w:r w:rsidRPr="003F3D90">
        <w:rPr>
          <w:color w:val="000000" w:themeColor="text1"/>
          <w:shd w:val="clear" w:color="auto" w:fill="FFFFFF"/>
        </w:rPr>
        <w:t>nash</w:t>
      </w:r>
      <w:proofErr w:type="spellEnd"/>
      <w:r w:rsidRPr="003F3D90">
        <w:rPr>
          <w:color w:val="000000" w:themeColor="text1"/>
          <w:shd w:val="clear" w:color="auto" w:fill="FFFFFF"/>
        </w:rPr>
        <w:t xml:space="preserve"> equilibria." </w:t>
      </w:r>
      <w:r w:rsidRPr="003F3D90">
        <w:rPr>
          <w:i/>
          <w:iCs/>
          <w:color w:val="000000" w:themeColor="text1"/>
          <w:shd w:val="clear" w:color="auto" w:fill="FFFFFF"/>
        </w:rPr>
        <w:t>Computational Economics</w:t>
      </w:r>
      <w:r w:rsidRPr="003F3D90">
        <w:rPr>
          <w:color w:val="000000" w:themeColor="text1"/>
          <w:shd w:val="clear" w:color="auto" w:fill="FFFFFF"/>
        </w:rPr>
        <w:t> 63, no. 2 (2024): 529-576.</w:t>
      </w:r>
    </w:p>
    <w:p w14:paraId="39A104F2" w14:textId="0B8730E9" w:rsidR="00702BEE" w:rsidRPr="003F3D90" w:rsidRDefault="00702BEE" w:rsidP="00702BEE">
      <w:pPr>
        <w:pStyle w:val="ListParagraph"/>
        <w:numPr>
          <w:ilvl w:val="0"/>
          <w:numId w:val="2"/>
        </w:numPr>
        <w:spacing w:before="240" w:after="240" w:line="360" w:lineRule="auto"/>
        <w:jc w:val="both"/>
        <w:rPr>
          <w:color w:val="000000" w:themeColor="text1"/>
        </w:rPr>
      </w:pPr>
      <w:r w:rsidRPr="003F3D90">
        <w:rPr>
          <w:color w:val="000000" w:themeColor="text1"/>
          <w:shd w:val="clear" w:color="auto" w:fill="FFFFFF"/>
        </w:rPr>
        <w:t xml:space="preserve">Du, Yan, </w:t>
      </w:r>
      <w:proofErr w:type="spellStart"/>
      <w:r w:rsidRPr="003F3D90">
        <w:rPr>
          <w:color w:val="000000" w:themeColor="text1"/>
          <w:shd w:val="clear" w:color="auto" w:fill="FFFFFF"/>
        </w:rPr>
        <w:t>Fangxing</w:t>
      </w:r>
      <w:proofErr w:type="spellEnd"/>
      <w:r w:rsidRPr="003F3D90">
        <w:rPr>
          <w:color w:val="000000" w:themeColor="text1"/>
          <w:shd w:val="clear" w:color="auto" w:fill="FFFFFF"/>
        </w:rPr>
        <w:t xml:space="preserve"> Li, Helia Zandi, and </w:t>
      </w:r>
      <w:proofErr w:type="spellStart"/>
      <w:r w:rsidRPr="003F3D90">
        <w:rPr>
          <w:color w:val="000000" w:themeColor="text1"/>
          <w:shd w:val="clear" w:color="auto" w:fill="FFFFFF"/>
        </w:rPr>
        <w:t>Yaosuo</w:t>
      </w:r>
      <w:proofErr w:type="spellEnd"/>
      <w:r w:rsidRPr="003F3D90">
        <w:rPr>
          <w:color w:val="000000" w:themeColor="text1"/>
          <w:shd w:val="clear" w:color="auto" w:fill="FFFFFF"/>
        </w:rPr>
        <w:t xml:space="preserve"> Xue. "Approximating Nash equilibrium in day-ahead electricity market bidding with multi-agent deep reinforcement learning." </w:t>
      </w:r>
      <w:r w:rsidRPr="003F3D90">
        <w:rPr>
          <w:i/>
          <w:iCs/>
          <w:color w:val="000000" w:themeColor="text1"/>
          <w:shd w:val="clear" w:color="auto" w:fill="FFFFFF"/>
        </w:rPr>
        <w:t>Journal of modern power systems and clean energy</w:t>
      </w:r>
      <w:r w:rsidRPr="003F3D90">
        <w:rPr>
          <w:color w:val="000000" w:themeColor="text1"/>
          <w:shd w:val="clear" w:color="auto" w:fill="FFFFFF"/>
        </w:rPr>
        <w:t> 9, no. 3 (2021): 534-544.</w:t>
      </w:r>
    </w:p>
    <w:p w14:paraId="45921FE2" w14:textId="1CDBDC59" w:rsidR="00881EBF" w:rsidRPr="003F3D90" w:rsidRDefault="00881EBF" w:rsidP="00D65A23">
      <w:pPr>
        <w:pStyle w:val="ListParagraph"/>
        <w:numPr>
          <w:ilvl w:val="0"/>
          <w:numId w:val="2"/>
        </w:numPr>
        <w:spacing w:before="240" w:after="240" w:line="360" w:lineRule="auto"/>
        <w:jc w:val="both"/>
        <w:rPr>
          <w:color w:val="000000" w:themeColor="text1"/>
        </w:rPr>
      </w:pPr>
      <w:r w:rsidRPr="003F3D90">
        <w:rPr>
          <w:color w:val="000000" w:themeColor="text1"/>
          <w:shd w:val="clear" w:color="auto" w:fill="FFFFFF"/>
        </w:rPr>
        <w:t>Heinrich, Johannes, and David Silver. "Deep reinforcement learning from self-play in imperfect-information games." </w:t>
      </w:r>
      <w:proofErr w:type="spellStart"/>
      <w:r w:rsidRPr="003F3D90">
        <w:rPr>
          <w:i/>
          <w:iCs/>
          <w:color w:val="000000" w:themeColor="text1"/>
          <w:shd w:val="clear" w:color="auto" w:fill="FFFFFF"/>
        </w:rPr>
        <w:t>arXiv</w:t>
      </w:r>
      <w:proofErr w:type="spellEnd"/>
      <w:r w:rsidRPr="003F3D90">
        <w:rPr>
          <w:i/>
          <w:iCs/>
          <w:color w:val="000000" w:themeColor="text1"/>
          <w:shd w:val="clear" w:color="auto" w:fill="FFFFFF"/>
        </w:rPr>
        <w:t xml:space="preserve"> preprint arXiv:1603.01121</w:t>
      </w:r>
      <w:r w:rsidRPr="003F3D90">
        <w:rPr>
          <w:color w:val="000000" w:themeColor="text1"/>
          <w:shd w:val="clear" w:color="auto" w:fill="FFFFFF"/>
        </w:rPr>
        <w:t> (2016).</w:t>
      </w:r>
    </w:p>
    <w:p w14:paraId="3B31834E" w14:textId="576C9B05" w:rsidR="00881EBF" w:rsidRPr="003F3D90" w:rsidRDefault="00881EBF" w:rsidP="00D65A23">
      <w:pPr>
        <w:pStyle w:val="ListParagraph"/>
        <w:numPr>
          <w:ilvl w:val="0"/>
          <w:numId w:val="2"/>
        </w:numPr>
        <w:spacing w:before="240" w:after="240" w:line="360" w:lineRule="auto"/>
        <w:jc w:val="both"/>
        <w:rPr>
          <w:color w:val="000000" w:themeColor="text1"/>
        </w:rPr>
      </w:pPr>
      <w:proofErr w:type="spellStart"/>
      <w:r w:rsidRPr="003F3D90">
        <w:rPr>
          <w:color w:val="000000" w:themeColor="text1"/>
          <w:shd w:val="clear" w:color="auto" w:fill="FFFFFF"/>
        </w:rPr>
        <w:t>Gemp</w:t>
      </w:r>
      <w:proofErr w:type="spellEnd"/>
      <w:r w:rsidRPr="003F3D90">
        <w:rPr>
          <w:color w:val="000000" w:themeColor="text1"/>
          <w:shd w:val="clear" w:color="auto" w:fill="FFFFFF"/>
        </w:rPr>
        <w:t>, Ian, Thomas Anthony, Janos Kramar, Tom Eccles, Andrea Tacchetti, and Yoram Bachrach. "Designing all-pay auctions using deep learning and multi-agent simulation." </w:t>
      </w:r>
      <w:r w:rsidRPr="003F3D90">
        <w:rPr>
          <w:i/>
          <w:iCs/>
          <w:color w:val="000000" w:themeColor="text1"/>
          <w:shd w:val="clear" w:color="auto" w:fill="FFFFFF"/>
        </w:rPr>
        <w:t>Scientific Reports</w:t>
      </w:r>
      <w:r w:rsidRPr="003F3D90">
        <w:rPr>
          <w:color w:val="000000" w:themeColor="text1"/>
          <w:shd w:val="clear" w:color="auto" w:fill="FFFFFF"/>
        </w:rPr>
        <w:t> 12, no. 1 (2022): 16937.</w:t>
      </w:r>
    </w:p>
    <w:p w14:paraId="59F21303" w14:textId="44C7ADA2" w:rsidR="00805E43" w:rsidRPr="003F3D90" w:rsidRDefault="00805E43" w:rsidP="00D65A23">
      <w:pPr>
        <w:pStyle w:val="ListParagraph"/>
        <w:numPr>
          <w:ilvl w:val="0"/>
          <w:numId w:val="2"/>
        </w:numPr>
        <w:spacing w:before="240" w:after="240" w:line="360" w:lineRule="auto"/>
        <w:jc w:val="both"/>
        <w:rPr>
          <w:color w:val="000000" w:themeColor="text1"/>
        </w:rPr>
      </w:pPr>
      <w:r w:rsidRPr="003F3D90">
        <w:rPr>
          <w:color w:val="000000" w:themeColor="text1"/>
          <w:shd w:val="clear" w:color="auto" w:fill="FFFFFF"/>
        </w:rPr>
        <w:t>Nanduri, Vishnu, and Tapas K. Das. "A reinforcement learning algorithm for obtaining the Nash equilibrium of multi-player matrix games." </w:t>
      </w:r>
      <w:r w:rsidRPr="003F3D90">
        <w:rPr>
          <w:i/>
          <w:iCs/>
          <w:color w:val="000000" w:themeColor="text1"/>
          <w:shd w:val="clear" w:color="auto" w:fill="FFFFFF"/>
        </w:rPr>
        <w:t>IIE Transactions</w:t>
      </w:r>
      <w:r w:rsidRPr="003F3D90">
        <w:rPr>
          <w:color w:val="000000" w:themeColor="text1"/>
          <w:shd w:val="clear" w:color="auto" w:fill="FFFFFF"/>
        </w:rPr>
        <w:t> 41, no. 2 (2009): 158-167.</w:t>
      </w:r>
    </w:p>
    <w:p w14:paraId="34CA172D" w14:textId="2BC1D89E" w:rsidR="00805E43" w:rsidRPr="003F3D90" w:rsidRDefault="00805E43" w:rsidP="00D65A23">
      <w:pPr>
        <w:pStyle w:val="ListParagraph"/>
        <w:numPr>
          <w:ilvl w:val="0"/>
          <w:numId w:val="2"/>
        </w:numPr>
        <w:spacing w:before="240" w:after="240" w:line="360" w:lineRule="auto"/>
        <w:jc w:val="both"/>
        <w:rPr>
          <w:color w:val="000000" w:themeColor="text1"/>
        </w:rPr>
      </w:pPr>
      <w:r w:rsidRPr="003F3D90">
        <w:rPr>
          <w:color w:val="000000" w:themeColor="text1"/>
          <w:shd w:val="clear" w:color="auto" w:fill="FFFFFF"/>
        </w:rPr>
        <w:t xml:space="preserve">Zhong, Han, Zhuoran Yang, </w:t>
      </w:r>
      <w:proofErr w:type="spellStart"/>
      <w:r w:rsidRPr="003F3D90">
        <w:rPr>
          <w:color w:val="000000" w:themeColor="text1"/>
          <w:shd w:val="clear" w:color="auto" w:fill="FFFFFF"/>
        </w:rPr>
        <w:t>Zhaoran</w:t>
      </w:r>
      <w:proofErr w:type="spellEnd"/>
      <w:r w:rsidRPr="003F3D90">
        <w:rPr>
          <w:color w:val="000000" w:themeColor="text1"/>
          <w:shd w:val="clear" w:color="auto" w:fill="FFFFFF"/>
        </w:rPr>
        <w:t xml:space="preserve"> Wang, and Michael I. Jordan. "Can reinforcement learning find Stackelberg-Nash equilibria in general-sum Markov games with myopic followers?." </w:t>
      </w:r>
      <w:proofErr w:type="spellStart"/>
      <w:r w:rsidRPr="003F3D90">
        <w:rPr>
          <w:i/>
          <w:iCs/>
          <w:color w:val="000000" w:themeColor="text1"/>
          <w:shd w:val="clear" w:color="auto" w:fill="FFFFFF"/>
        </w:rPr>
        <w:t>arXiv</w:t>
      </w:r>
      <w:proofErr w:type="spellEnd"/>
      <w:r w:rsidRPr="003F3D90">
        <w:rPr>
          <w:i/>
          <w:iCs/>
          <w:color w:val="000000" w:themeColor="text1"/>
          <w:shd w:val="clear" w:color="auto" w:fill="FFFFFF"/>
        </w:rPr>
        <w:t xml:space="preserve"> preprint arXiv:2112.13521</w:t>
      </w:r>
      <w:r w:rsidRPr="003F3D90">
        <w:rPr>
          <w:color w:val="000000" w:themeColor="text1"/>
          <w:shd w:val="clear" w:color="auto" w:fill="FFFFFF"/>
        </w:rPr>
        <w:t> (2021).</w:t>
      </w:r>
    </w:p>
    <w:p w14:paraId="5FE9D13B" w14:textId="697E01DF" w:rsidR="00EF4086" w:rsidRPr="003F3D90" w:rsidRDefault="00EF4086" w:rsidP="00D65A23">
      <w:pPr>
        <w:pStyle w:val="ListParagraph"/>
        <w:numPr>
          <w:ilvl w:val="0"/>
          <w:numId w:val="2"/>
        </w:numPr>
        <w:spacing w:before="240" w:after="240" w:line="360" w:lineRule="auto"/>
        <w:jc w:val="both"/>
        <w:rPr>
          <w:color w:val="000000" w:themeColor="text1"/>
        </w:rPr>
      </w:pPr>
      <w:r w:rsidRPr="003F3D90">
        <w:rPr>
          <w:color w:val="000000" w:themeColor="text1"/>
          <w:shd w:val="clear" w:color="auto" w:fill="FFFFFF"/>
        </w:rPr>
        <w:t xml:space="preserve">De La Fuente, Neil, and </w:t>
      </w:r>
      <w:proofErr w:type="spellStart"/>
      <w:r w:rsidRPr="003F3D90">
        <w:rPr>
          <w:color w:val="000000" w:themeColor="text1"/>
          <w:shd w:val="clear" w:color="auto" w:fill="FFFFFF"/>
        </w:rPr>
        <w:t>Guim</w:t>
      </w:r>
      <w:proofErr w:type="spellEnd"/>
      <w:r w:rsidRPr="003F3D90">
        <w:rPr>
          <w:color w:val="000000" w:themeColor="text1"/>
          <w:shd w:val="clear" w:color="auto" w:fill="FFFFFF"/>
        </w:rPr>
        <w:t xml:space="preserve"> Casadellà. "Game Theory and Multi-Agent Reinforcement Learning: From Nash Equilibria to Evolutionary Dynamics." </w:t>
      </w:r>
      <w:proofErr w:type="spellStart"/>
      <w:r w:rsidRPr="003F3D90">
        <w:rPr>
          <w:i/>
          <w:iCs/>
          <w:color w:val="000000" w:themeColor="text1"/>
          <w:shd w:val="clear" w:color="auto" w:fill="FFFFFF"/>
        </w:rPr>
        <w:t>arXiv</w:t>
      </w:r>
      <w:proofErr w:type="spellEnd"/>
      <w:r w:rsidRPr="003F3D90">
        <w:rPr>
          <w:i/>
          <w:iCs/>
          <w:color w:val="000000" w:themeColor="text1"/>
          <w:shd w:val="clear" w:color="auto" w:fill="FFFFFF"/>
        </w:rPr>
        <w:t xml:space="preserve"> preprint arXiv:2412.20523</w:t>
      </w:r>
      <w:r w:rsidRPr="003F3D90">
        <w:rPr>
          <w:color w:val="000000" w:themeColor="text1"/>
          <w:shd w:val="clear" w:color="auto" w:fill="FFFFFF"/>
        </w:rPr>
        <w:t> (2024).</w:t>
      </w:r>
    </w:p>
    <w:p w14:paraId="2509490B" w14:textId="06755FD3" w:rsidR="000927D4" w:rsidRPr="003F3D90" w:rsidRDefault="000927D4" w:rsidP="00D65A23">
      <w:pPr>
        <w:pStyle w:val="ListParagraph"/>
        <w:numPr>
          <w:ilvl w:val="0"/>
          <w:numId w:val="2"/>
        </w:numPr>
        <w:spacing w:before="240" w:after="240" w:line="360" w:lineRule="auto"/>
        <w:jc w:val="both"/>
        <w:rPr>
          <w:color w:val="000000" w:themeColor="text1"/>
        </w:rPr>
      </w:pPr>
      <w:r w:rsidRPr="003F3D90">
        <w:rPr>
          <w:color w:val="000000" w:themeColor="text1"/>
          <w:shd w:val="clear" w:color="auto" w:fill="FFFFFF"/>
        </w:rPr>
        <w:t>Orrison, Alannah, Andrew Schotter, and Keith Weigelt. "</w:t>
      </w:r>
      <w:proofErr w:type="spellStart"/>
      <w:r w:rsidRPr="003F3D90">
        <w:rPr>
          <w:color w:val="000000" w:themeColor="text1"/>
          <w:shd w:val="clear" w:color="auto" w:fill="FFFFFF"/>
        </w:rPr>
        <w:t>Multiperson</w:t>
      </w:r>
      <w:proofErr w:type="spellEnd"/>
      <w:r w:rsidRPr="003F3D90">
        <w:rPr>
          <w:color w:val="000000" w:themeColor="text1"/>
          <w:shd w:val="clear" w:color="auto" w:fill="FFFFFF"/>
        </w:rPr>
        <w:t xml:space="preserve"> tournaments: An experimental examination." </w:t>
      </w:r>
      <w:r w:rsidRPr="003F3D90">
        <w:rPr>
          <w:i/>
          <w:iCs/>
          <w:color w:val="000000" w:themeColor="text1"/>
          <w:shd w:val="clear" w:color="auto" w:fill="FFFFFF"/>
        </w:rPr>
        <w:t>Management Science</w:t>
      </w:r>
      <w:r w:rsidRPr="003F3D90">
        <w:rPr>
          <w:color w:val="000000" w:themeColor="text1"/>
          <w:shd w:val="clear" w:color="auto" w:fill="FFFFFF"/>
        </w:rPr>
        <w:t> 50.2 (2004): 268-279.</w:t>
      </w:r>
    </w:p>
    <w:p w14:paraId="4D48C086" w14:textId="47CE5B58" w:rsidR="00332350" w:rsidRPr="003F3D90" w:rsidRDefault="00332350" w:rsidP="00D65A23">
      <w:pPr>
        <w:pStyle w:val="ListParagraph"/>
        <w:numPr>
          <w:ilvl w:val="0"/>
          <w:numId w:val="2"/>
        </w:numPr>
        <w:spacing w:before="240" w:after="240" w:line="360" w:lineRule="auto"/>
        <w:jc w:val="both"/>
        <w:rPr>
          <w:color w:val="000000" w:themeColor="text1"/>
        </w:rPr>
      </w:pPr>
      <w:r w:rsidRPr="003F3D90">
        <w:rPr>
          <w:color w:val="000000" w:themeColor="text1"/>
          <w:shd w:val="clear" w:color="auto" w:fill="FFFFFF"/>
        </w:rPr>
        <w:t xml:space="preserve">Chen, Hua, Sung H. Ham, and Noah Lim. "Designing </w:t>
      </w:r>
      <w:proofErr w:type="spellStart"/>
      <w:r w:rsidRPr="003F3D90">
        <w:rPr>
          <w:color w:val="000000" w:themeColor="text1"/>
          <w:shd w:val="clear" w:color="auto" w:fill="FFFFFF"/>
        </w:rPr>
        <w:t>multiperson</w:t>
      </w:r>
      <w:proofErr w:type="spellEnd"/>
      <w:r w:rsidRPr="003F3D90">
        <w:rPr>
          <w:color w:val="000000" w:themeColor="text1"/>
          <w:shd w:val="clear" w:color="auto" w:fill="FFFFFF"/>
        </w:rPr>
        <w:t xml:space="preserve"> tournaments with asymmetric contestants: An experimental study." </w:t>
      </w:r>
      <w:r w:rsidRPr="003F3D90">
        <w:rPr>
          <w:i/>
          <w:iCs/>
          <w:color w:val="000000" w:themeColor="text1"/>
          <w:shd w:val="clear" w:color="auto" w:fill="FFFFFF"/>
        </w:rPr>
        <w:t>Management Science</w:t>
      </w:r>
      <w:r w:rsidRPr="003F3D90">
        <w:rPr>
          <w:color w:val="000000" w:themeColor="text1"/>
          <w:shd w:val="clear" w:color="auto" w:fill="FFFFFF"/>
        </w:rPr>
        <w:t> 57, no. 5 (2011): 864-883.</w:t>
      </w:r>
    </w:p>
    <w:p w14:paraId="50BF13A5" w14:textId="7E456D9D" w:rsidR="00F610F7" w:rsidRPr="003F3D90" w:rsidRDefault="00F610F7" w:rsidP="00F610F7">
      <w:pPr>
        <w:pStyle w:val="Heading2"/>
        <w:rPr>
          <w:rFonts w:ascii="Times New Roman" w:hAnsi="Times New Roman" w:cs="Times New Roman"/>
          <w:b/>
          <w:bCs/>
          <w:color w:val="000000" w:themeColor="text1"/>
          <w:sz w:val="24"/>
          <w:szCs w:val="24"/>
        </w:rPr>
      </w:pPr>
      <w:r w:rsidRPr="003F3D90">
        <w:rPr>
          <w:rFonts w:ascii="Times New Roman" w:hAnsi="Times New Roman" w:cs="Times New Roman"/>
          <w:color w:val="000000" w:themeColor="text1"/>
        </w:rPr>
        <w:lastRenderedPageBreak/>
        <w:t xml:space="preserve">Appendix A </w:t>
      </w:r>
    </w:p>
    <w:p w14:paraId="0733663B" w14:textId="1C2FB808" w:rsidR="00F610F7" w:rsidRPr="003F3D90" w:rsidRDefault="00F610F7" w:rsidP="00F610F7">
      <w:pPr>
        <w:pStyle w:val="Heading2"/>
        <w:rPr>
          <w:rFonts w:ascii="Times New Roman" w:hAnsi="Times New Roman" w:cs="Times New Roman"/>
          <w:b/>
          <w:bCs/>
          <w:color w:val="000000" w:themeColor="text1"/>
          <w:sz w:val="24"/>
          <w:szCs w:val="24"/>
        </w:rPr>
      </w:pPr>
      <w:r w:rsidRPr="003F3D90">
        <w:rPr>
          <w:rFonts w:ascii="Times New Roman" w:hAnsi="Times New Roman" w:cs="Times New Roman"/>
          <w:b/>
          <w:bCs/>
          <w:color w:val="000000" w:themeColor="text1"/>
          <w:sz w:val="24"/>
          <w:szCs w:val="24"/>
        </w:rPr>
        <w:t>Algorithm: MC-FD Gradient Play for Two-Player Noisy Tournaments</w:t>
      </w:r>
    </w:p>
    <w:p w14:paraId="59E59B02" w14:textId="4A55A090" w:rsidR="00F610F7" w:rsidRPr="003F3D90" w:rsidRDefault="00F610F7" w:rsidP="00F610F7">
      <w:pPr>
        <w:pStyle w:val="NormalWeb"/>
      </w:pPr>
      <w:r w:rsidRPr="003F3D90">
        <w:rPr>
          <w:rStyle w:val="Strong"/>
          <w:rFonts w:eastAsiaTheme="majorEastAsia"/>
        </w:rPr>
        <w:t>Input:</w:t>
      </w:r>
      <w:r w:rsidRPr="003F3D90">
        <w:t xml:space="preserve"> Tournament parameters</w:t>
      </w:r>
      <w:r w:rsidR="00B77BF3" w:rsidRPr="003F3D90">
        <w:t xml:space="preserve"> </w:t>
      </w:r>
      <m:oMath>
        <m:r>
          <w:rPr>
            <w:rFonts w:ascii="Cambria Math" w:hAnsi="Cambria Math"/>
          </w:rPr>
          <m:t>(q,</m:t>
        </m:r>
        <m:sSub>
          <m:sSubPr>
            <m:ctrlPr>
              <w:rPr>
                <w:rFonts w:ascii="Cambria Math" w:hAnsi="Cambria Math"/>
                <w:i/>
              </w:rPr>
            </m:ctrlPr>
          </m:sSubPr>
          <m:e>
            <m:r>
              <w:rPr>
                <w:rFonts w:ascii="Cambria Math" w:hAnsi="Cambria Math"/>
              </w:rPr>
              <m:t>w</m:t>
            </m:r>
          </m:e>
          <m:sub>
            <m:r>
              <w:rPr>
                <w:rFonts w:ascii="Cambria Math" w:hAnsi="Cambria Math"/>
              </w:rPr>
              <m:t>H</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L</m:t>
            </m:r>
          </m:sub>
        </m:sSub>
        <m:r>
          <w:rPr>
            <w:rFonts w:ascii="Cambria Math" w:hAnsi="Cambria Math"/>
          </w:rPr>
          <m:t>,k)</m:t>
        </m:r>
      </m:oMath>
      <w:r w:rsidRPr="003F3D90">
        <w:t>; effort bounds</w:t>
      </w:r>
      <w:r w:rsidR="00B77BF3" w:rsidRPr="003F3D90">
        <w:t xml:space="preserve"> [</w:t>
      </w:r>
      <m:oMath>
        <m:sSub>
          <m:sSubPr>
            <m:ctrlPr>
              <w:rPr>
                <w:rFonts w:ascii="Cambria Math" w:hAnsi="Cambria Math"/>
                <w:i/>
              </w:rPr>
            </m:ctrlPr>
          </m:sSubPr>
          <m:e>
            <m:r>
              <w:rPr>
                <w:rFonts w:ascii="Cambria Math" w:hAnsi="Cambria Math"/>
              </w:rPr>
              <m:t>e</m:t>
            </m:r>
          </m:e>
          <m:sub>
            <m:r>
              <w:rPr>
                <w:rFonts w:ascii="Cambria Math" w:hAnsi="Cambria Math"/>
              </w:rPr>
              <m:t>min</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max</m:t>
            </m:r>
          </m:sub>
        </m:sSub>
      </m:oMath>
      <w:r w:rsidR="00B77BF3" w:rsidRPr="003F3D90">
        <w:t>];</w:t>
      </w:r>
      <w:r w:rsidRPr="003F3D90">
        <w:br/>
        <w:t xml:space="preserve">learning rate </w:t>
      </w:r>
      <m:oMath>
        <m:r>
          <w:rPr>
            <w:rFonts w:ascii="Cambria Math" w:hAnsi="Cambria Math"/>
          </w:rPr>
          <m:t>η</m:t>
        </m:r>
      </m:oMath>
      <w:r w:rsidRPr="003F3D90">
        <w:t xml:space="preserve">; finite-difference step </w:t>
      </w:r>
      <m:oMath>
        <m:r>
          <w:rPr>
            <w:rFonts w:ascii="Cambria Math" w:hAnsi="Cambria Math"/>
          </w:rPr>
          <m:t>δ&gt;0</m:t>
        </m:r>
      </m:oMath>
      <w:r w:rsidRPr="003F3D90">
        <w:t xml:space="preserve">; Monte Carlo batch size </w:t>
      </w:r>
      <m:oMath>
        <m:r>
          <w:rPr>
            <w:rFonts w:ascii="Cambria Math" w:hAnsi="Cambria Math"/>
          </w:rPr>
          <m:t>N</m:t>
        </m:r>
      </m:oMath>
      <w:r w:rsidRPr="003F3D90">
        <w:t xml:space="preserve">; tolerance </w:t>
      </w:r>
      <m:oMath>
        <m:r>
          <w:rPr>
            <w:rFonts w:ascii="Cambria Math" w:hAnsi="Cambria Math"/>
          </w:rPr>
          <m:t>τ</m:t>
        </m:r>
      </m:oMath>
      <w:r w:rsidRPr="003F3D90">
        <w:t xml:space="preserve">; maximum number of iterations </w:t>
      </w:r>
      <m:oMath>
        <m:r>
          <w:rPr>
            <w:rFonts w:ascii="Cambria Math" w:hAnsi="Cambria Math"/>
          </w:rPr>
          <m:t>T</m:t>
        </m:r>
      </m:oMath>
      <w:r w:rsidRPr="003F3D90">
        <w:t>.</w:t>
      </w:r>
    </w:p>
    <w:p w14:paraId="587870B2" w14:textId="736AB51F" w:rsidR="00F610F7" w:rsidRPr="003F3D90" w:rsidRDefault="00F610F7" w:rsidP="00F610F7">
      <w:pPr>
        <w:pStyle w:val="NormalWeb"/>
      </w:pPr>
      <w:r w:rsidRPr="003F3D90">
        <w:rPr>
          <w:rStyle w:val="Strong"/>
          <w:rFonts w:eastAsiaTheme="majorEastAsia"/>
        </w:rPr>
        <w:t>Output:</w:t>
      </w:r>
      <w:r w:rsidRPr="003F3D90">
        <w:t xml:space="preserve"> Approximate stationary effort profile</w:t>
      </w:r>
      <w:r w:rsidR="00B77BF3" w:rsidRPr="003F3D90">
        <w:t xml:space="preserve"> </w:t>
      </w:r>
      <m:oMath>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2</m:t>
            </m:r>
          </m:sub>
        </m:sSub>
        <m:r>
          <w:rPr>
            <w:rFonts w:ascii="Cambria Math" w:hAnsi="Cambria Math"/>
          </w:rPr>
          <m:t>)</m:t>
        </m:r>
      </m:oMath>
      <w:r w:rsidRPr="003F3D90">
        <w:t>.</w:t>
      </w:r>
    </w:p>
    <w:p w14:paraId="4A3D92B5" w14:textId="15665023" w:rsidR="00F610F7" w:rsidRPr="003F3D90" w:rsidRDefault="00F610F7" w:rsidP="00F610F7">
      <w:pPr>
        <w:pStyle w:val="NormalWeb"/>
        <w:spacing w:before="240" w:beforeAutospacing="0" w:after="240" w:afterAutospacing="0" w:line="360" w:lineRule="auto"/>
      </w:pPr>
      <w:r w:rsidRPr="003F3D90">
        <w:rPr>
          <w:rStyle w:val="Strong"/>
          <w:rFonts w:eastAsiaTheme="majorEastAsia"/>
        </w:rPr>
        <w:t>Initialize:</w:t>
      </w:r>
      <w:r w:rsidRPr="003F3D90">
        <w:br/>
        <w:t xml:space="preserve">1. Initialize </w:t>
      </w:r>
      <m:oMath>
        <m:sSubSup>
          <m:sSubSupPr>
            <m:ctrlPr>
              <w:rPr>
                <w:rFonts w:ascii="Cambria Math" w:hAnsi="Cambria Math"/>
                <w:i/>
              </w:rPr>
            </m:ctrlPr>
          </m:sSubSupPr>
          <m:e>
            <m:r>
              <w:rPr>
                <w:rFonts w:ascii="Cambria Math" w:hAnsi="Cambria Math"/>
              </w:rPr>
              <m:t>e</m:t>
            </m:r>
          </m:e>
          <m:sub>
            <m:r>
              <w:rPr>
                <w:rFonts w:ascii="Cambria Math" w:hAnsi="Cambria Math"/>
              </w:rPr>
              <m:t>1</m:t>
            </m:r>
          </m:sub>
          <m:sup>
            <m:r>
              <w:rPr>
                <w:rFonts w:ascii="Cambria Math" w:hAnsi="Cambria Math"/>
              </w:rPr>
              <m:t>(0)</m:t>
            </m:r>
          </m:sup>
        </m:sSubSup>
        <m:r>
          <w:rPr>
            <w:rFonts w:ascii="Cambria Math" w:hAnsi="Cambria Math"/>
          </w:rPr>
          <m:t xml:space="preserve">, </m:t>
        </m:r>
        <m:sSubSup>
          <m:sSubSupPr>
            <m:ctrlPr>
              <w:rPr>
                <w:rFonts w:ascii="Cambria Math" w:hAnsi="Cambria Math"/>
                <w:i/>
              </w:rPr>
            </m:ctrlPr>
          </m:sSubSupPr>
          <m:e>
            <m:r>
              <w:rPr>
                <w:rFonts w:ascii="Cambria Math" w:hAnsi="Cambria Math"/>
              </w:rPr>
              <m:t>e</m:t>
            </m:r>
          </m:e>
          <m:sub>
            <m:r>
              <w:rPr>
                <w:rFonts w:ascii="Cambria Math" w:hAnsi="Cambria Math"/>
              </w:rPr>
              <m:t>2</m:t>
            </m:r>
          </m:sub>
          <m:sup>
            <m:r>
              <w:rPr>
                <w:rFonts w:ascii="Cambria Math" w:hAnsi="Cambria Math"/>
              </w:rPr>
              <m:t>(0)</m:t>
            </m:r>
          </m:sup>
        </m:sSubSup>
        <m:r>
          <w:rPr>
            <w:rFonts w:ascii="Cambria Math" w:hAnsi="Cambria Math"/>
          </w:rPr>
          <m:t xml:space="preserve"> ∼Uniform </m:t>
        </m:r>
        <m:d>
          <m:dPr>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min</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max</m:t>
                </m:r>
              </m:sub>
            </m:sSub>
          </m:e>
        </m:d>
      </m:oMath>
      <w:r w:rsidR="00B77BF3" w:rsidRPr="003F3D90">
        <w:t xml:space="preserve"> independently.</w:t>
      </w:r>
      <w:r w:rsidRPr="003F3D90">
        <w:t xml:space="preserve"> </w:t>
      </w:r>
    </w:p>
    <w:p w14:paraId="1F8835C2" w14:textId="4FF6CDAF" w:rsidR="00F610F7" w:rsidRPr="003F3D90" w:rsidRDefault="00F610F7" w:rsidP="00F610F7">
      <w:pPr>
        <w:pStyle w:val="NormalWeb"/>
        <w:spacing w:before="240" w:beforeAutospacing="0" w:after="240" w:afterAutospacing="0" w:line="360" w:lineRule="auto"/>
      </w:pPr>
      <w:r w:rsidRPr="003F3D90">
        <w:t xml:space="preserve">If  </w:t>
      </w:r>
      <m:oMath>
        <m:d>
          <m:dPr>
            <m:begChr m:val="|"/>
            <m:endChr m:val="|"/>
            <m:ctrlPr>
              <w:rPr>
                <w:rFonts w:ascii="Cambria Math" w:hAnsi="Cambria Math"/>
                <w:i/>
              </w:rPr>
            </m:ctrlPr>
          </m:dPr>
          <m:e>
            <m:sSubSup>
              <m:sSubSupPr>
                <m:ctrlPr>
                  <w:rPr>
                    <w:rFonts w:ascii="Cambria Math" w:hAnsi="Cambria Math"/>
                    <w:i/>
                  </w:rPr>
                </m:ctrlPr>
              </m:sSubSupPr>
              <m:e>
                <m:r>
                  <w:rPr>
                    <w:rFonts w:ascii="Cambria Math" w:hAnsi="Cambria Math"/>
                  </w:rPr>
                  <m:t>e</m:t>
                </m:r>
              </m:e>
              <m:sub>
                <m:r>
                  <w:rPr>
                    <w:rFonts w:ascii="Cambria Math" w:hAnsi="Cambria Math"/>
                  </w:rPr>
                  <m:t>1</m:t>
                </m:r>
              </m:sub>
              <m:sup>
                <m:d>
                  <m:dPr>
                    <m:ctrlPr>
                      <w:rPr>
                        <w:rFonts w:ascii="Cambria Math" w:hAnsi="Cambria Math"/>
                        <w:i/>
                      </w:rPr>
                    </m:ctrlPr>
                  </m:dPr>
                  <m:e>
                    <m:r>
                      <w:rPr>
                        <w:rFonts w:ascii="Cambria Math" w:hAnsi="Cambria Math"/>
                      </w:rPr>
                      <m:t>0</m:t>
                    </m:r>
                  </m:e>
                </m:d>
              </m:sup>
            </m:sSubSup>
            <m:r>
              <w:rPr>
                <w:rFonts w:ascii="Cambria Math" w:hAnsi="Cambria Math"/>
              </w:rPr>
              <m:t xml:space="preserve">- </m:t>
            </m:r>
            <m:sSubSup>
              <m:sSubSupPr>
                <m:ctrlPr>
                  <w:rPr>
                    <w:rFonts w:ascii="Cambria Math" w:hAnsi="Cambria Math"/>
                    <w:i/>
                  </w:rPr>
                </m:ctrlPr>
              </m:sSubSupPr>
              <m:e>
                <m:r>
                  <w:rPr>
                    <w:rFonts w:ascii="Cambria Math" w:hAnsi="Cambria Math"/>
                  </w:rPr>
                  <m:t>e</m:t>
                </m:r>
              </m:e>
              <m:sub>
                <m:r>
                  <w:rPr>
                    <w:rFonts w:ascii="Cambria Math" w:hAnsi="Cambria Math"/>
                  </w:rPr>
                  <m:t>2</m:t>
                </m:r>
              </m:sub>
              <m:sup>
                <m:d>
                  <m:dPr>
                    <m:ctrlPr>
                      <w:rPr>
                        <w:rFonts w:ascii="Cambria Math" w:hAnsi="Cambria Math"/>
                        <w:i/>
                      </w:rPr>
                    </m:ctrlPr>
                  </m:dPr>
                  <m:e>
                    <m:r>
                      <w:rPr>
                        <w:rFonts w:ascii="Cambria Math" w:hAnsi="Cambria Math"/>
                      </w:rPr>
                      <m:t>0</m:t>
                    </m:r>
                  </m:e>
                </m:d>
              </m:sup>
            </m:sSubSup>
          </m:e>
        </m:d>
      </m:oMath>
      <w:r w:rsidRPr="003F3D90">
        <w:t xml:space="preserve"> is numerically negligible, apply a small perturbation so that </w:t>
      </w:r>
      <m:oMath>
        <m:sSubSup>
          <m:sSubSupPr>
            <m:ctrlPr>
              <w:rPr>
                <w:rFonts w:ascii="Cambria Math" w:hAnsi="Cambria Math"/>
                <w:i/>
              </w:rPr>
            </m:ctrlPr>
          </m:sSubSupPr>
          <m:e>
            <m:r>
              <w:rPr>
                <w:rFonts w:ascii="Cambria Math" w:hAnsi="Cambria Math"/>
              </w:rPr>
              <m:t>e</m:t>
            </m:r>
          </m:e>
          <m:sub>
            <m:r>
              <w:rPr>
                <w:rFonts w:ascii="Cambria Math" w:hAnsi="Cambria Math"/>
              </w:rPr>
              <m:t>1</m:t>
            </m:r>
          </m:sub>
          <m:sup>
            <m:d>
              <m:dPr>
                <m:ctrlPr>
                  <w:rPr>
                    <w:rFonts w:ascii="Cambria Math" w:hAnsi="Cambria Math"/>
                    <w:i/>
                  </w:rPr>
                </m:ctrlPr>
              </m:dPr>
              <m:e>
                <m:r>
                  <w:rPr>
                    <w:rFonts w:ascii="Cambria Math" w:hAnsi="Cambria Math"/>
                  </w:rPr>
                  <m:t>0</m:t>
                </m:r>
              </m:e>
            </m:d>
          </m:sup>
        </m:sSubSup>
        <m:r>
          <w:rPr>
            <w:rFonts w:ascii="Cambria Math" w:hAnsi="Cambria Math"/>
          </w:rPr>
          <m:t xml:space="preserve">≠ </m:t>
        </m:r>
        <m:sSubSup>
          <m:sSubSupPr>
            <m:ctrlPr>
              <w:rPr>
                <w:rFonts w:ascii="Cambria Math" w:hAnsi="Cambria Math"/>
                <w:i/>
              </w:rPr>
            </m:ctrlPr>
          </m:sSubSupPr>
          <m:e>
            <m:r>
              <w:rPr>
                <w:rFonts w:ascii="Cambria Math" w:hAnsi="Cambria Math"/>
              </w:rPr>
              <m:t>e</m:t>
            </m:r>
          </m:e>
          <m:sub>
            <m:r>
              <w:rPr>
                <w:rFonts w:ascii="Cambria Math" w:hAnsi="Cambria Math"/>
              </w:rPr>
              <m:t>2</m:t>
            </m:r>
          </m:sub>
          <m:sup>
            <m:d>
              <m:dPr>
                <m:ctrlPr>
                  <w:rPr>
                    <w:rFonts w:ascii="Cambria Math" w:hAnsi="Cambria Math"/>
                    <w:i/>
                  </w:rPr>
                </m:ctrlPr>
              </m:dPr>
              <m:e>
                <m:r>
                  <w:rPr>
                    <w:rFonts w:ascii="Cambria Math" w:hAnsi="Cambria Math"/>
                  </w:rPr>
                  <m:t>0</m:t>
                </m:r>
              </m:e>
            </m:d>
          </m:sup>
        </m:sSubSup>
      </m:oMath>
    </w:p>
    <w:p w14:paraId="478305D4" w14:textId="3A2A4832" w:rsidR="00F610F7" w:rsidRPr="003F3D90" w:rsidRDefault="00F610F7" w:rsidP="00F610F7">
      <w:pPr>
        <w:pStyle w:val="NormalWeb"/>
        <w:spacing w:before="240" w:beforeAutospacing="0" w:after="240" w:afterAutospacing="0" w:line="360" w:lineRule="auto"/>
        <w:rPr>
          <w:rStyle w:val="Strong"/>
          <w:rFonts w:eastAsiaTheme="majorEastAsia"/>
          <w:b w:val="0"/>
          <w:bCs w:val="0"/>
        </w:rPr>
      </w:pPr>
      <w:r w:rsidRPr="003F3D90">
        <w:t xml:space="preserve">2. </w:t>
      </w:r>
      <w:r w:rsidRPr="003F3D90">
        <w:rPr>
          <w:rStyle w:val="Strong"/>
          <w:rFonts w:eastAsiaTheme="majorEastAsia"/>
          <w:b w:val="0"/>
          <w:bCs w:val="0"/>
        </w:rPr>
        <w:t>For</w:t>
      </w:r>
      <w:r w:rsidRPr="003F3D90">
        <w:t xml:space="preserve"> </w:t>
      </w:r>
      <m:oMath>
        <m:r>
          <w:rPr>
            <w:rFonts w:ascii="Cambria Math" w:hAnsi="Cambria Math"/>
          </w:rPr>
          <m:t xml:space="preserve">t=0,1,2,…,T-1 </m:t>
        </m:r>
      </m:oMath>
      <w:r w:rsidRPr="003F3D90">
        <w:rPr>
          <w:rStyle w:val="Strong"/>
          <w:rFonts w:eastAsiaTheme="majorEastAsia"/>
          <w:b w:val="0"/>
          <w:bCs w:val="0"/>
        </w:rPr>
        <w:t>do</w:t>
      </w:r>
    </w:p>
    <w:p w14:paraId="11AFC6A1" w14:textId="4ECDBBE8" w:rsidR="00B77BF3" w:rsidRPr="003F3D90" w:rsidRDefault="00B77BF3" w:rsidP="00B77BF3">
      <w:pPr>
        <w:pStyle w:val="NormalWeb"/>
        <w:spacing w:before="240" w:beforeAutospacing="0" w:after="240" w:afterAutospacing="0" w:line="360" w:lineRule="auto"/>
      </w:pPr>
      <w:r w:rsidRPr="003F3D90">
        <w:t xml:space="preserve">3. Draw a batch of common random numbers: </w:t>
      </w:r>
    </w:p>
    <w:p w14:paraId="24DDB5F4" w14:textId="6176EA6F" w:rsidR="00B77BF3" w:rsidRPr="003F3D90" w:rsidRDefault="00E00036" w:rsidP="00B77BF3">
      <w:pPr>
        <w:pStyle w:val="NormalWeb"/>
        <w:ind w:left="720"/>
        <w:jc w:val="center"/>
        <w:rPr>
          <w:rStyle w:val="Strong"/>
          <w:rFonts w:eastAsia="SimSun"/>
          <w:b w:val="0"/>
          <w:bCs w:val="0"/>
          <w:i/>
        </w:rPr>
      </w:pPr>
      <w:r w:rsidRPr="003F3D90">
        <w:t xml:space="preserve"> </w:t>
      </w:r>
      <m:oMath>
        <m:r>
          <w:rPr>
            <w:rFonts w:ascii="Cambria Math" w:eastAsia="SimSun" w:hAnsi="Cambria Math"/>
          </w:rPr>
          <m:t>{</m:t>
        </m:r>
        <m:d>
          <m:dPr>
            <m:ctrlPr>
              <w:rPr>
                <w:rFonts w:ascii="Cambria Math" w:hAnsi="Cambria Math"/>
                <w:i/>
              </w:rPr>
            </m:ctrlPr>
          </m:dPr>
          <m:e>
            <m:sSubSup>
              <m:sSubSupPr>
                <m:ctrlPr>
                  <w:rPr>
                    <w:rFonts w:ascii="Cambria Math" w:hAnsi="Cambria Math"/>
                  </w:rPr>
                </m:ctrlPr>
              </m:sSubSupPr>
              <m:e>
                <m:r>
                  <w:rPr>
                    <w:rFonts w:ascii="Cambria Math" w:hAnsi="Cambria Math"/>
                  </w:rPr>
                  <m:t>ε</m:t>
                </m:r>
              </m:e>
              <m:sub>
                <m:r>
                  <w:rPr>
                    <w:rFonts w:ascii="Cambria Math" w:hAnsi="Cambria Math"/>
                  </w:rPr>
                  <m:t>1</m:t>
                </m:r>
              </m:sub>
              <m:sup>
                <m:d>
                  <m:dPr>
                    <m:ctrlPr>
                      <w:rPr>
                        <w:rFonts w:ascii="Cambria Math" w:hAnsi="Cambria Math"/>
                      </w:rPr>
                    </m:ctrlPr>
                  </m:dPr>
                  <m:e>
                    <m:r>
                      <w:rPr>
                        <w:rFonts w:ascii="Cambria Math" w:hAnsi="Cambria Math"/>
                      </w:rPr>
                      <m:t>n</m:t>
                    </m:r>
                  </m:e>
                </m:d>
              </m:sup>
            </m:sSubSup>
            <m:r>
              <w:rPr>
                <w:rFonts w:ascii="Cambria Math" w:hAnsi="Cambria Math"/>
              </w:rPr>
              <m:t>,</m:t>
            </m:r>
            <m:sSubSup>
              <m:sSubSupPr>
                <m:ctrlPr>
                  <w:rPr>
                    <w:rFonts w:ascii="Cambria Math" w:hAnsi="Cambria Math"/>
                  </w:rPr>
                </m:ctrlPr>
              </m:sSubSupPr>
              <m:e>
                <m:r>
                  <w:rPr>
                    <w:rFonts w:ascii="Cambria Math" w:hAnsi="Cambria Math"/>
                  </w:rPr>
                  <m:t>ε</m:t>
                </m:r>
              </m:e>
              <m:sub>
                <m:r>
                  <w:rPr>
                    <w:rFonts w:ascii="Cambria Math" w:hAnsi="Cambria Math"/>
                  </w:rPr>
                  <m:t>2</m:t>
                </m:r>
              </m:sub>
              <m:sup>
                <m:d>
                  <m:dPr>
                    <m:ctrlPr>
                      <w:rPr>
                        <w:rFonts w:ascii="Cambria Math" w:hAnsi="Cambria Math"/>
                      </w:rPr>
                    </m:ctrlPr>
                  </m:dPr>
                  <m:e>
                    <m:r>
                      <w:rPr>
                        <w:rFonts w:ascii="Cambria Math" w:hAnsi="Cambria Math"/>
                      </w:rPr>
                      <m:t>n</m:t>
                    </m:r>
                  </m:e>
                </m:d>
              </m:sup>
            </m:sSubSup>
          </m:e>
        </m:d>
        <m:sSubSup>
          <m:sSubSupPr>
            <m:ctrlPr>
              <w:rPr>
                <w:rFonts w:ascii="Cambria Math" w:hAnsi="Cambria Math"/>
              </w:rPr>
            </m:ctrlPr>
          </m:sSubSupPr>
          <m:e>
            <m:r>
              <w:rPr>
                <w:rFonts w:ascii="Cambria Math" w:hAnsi="Cambria Math"/>
              </w:rPr>
              <m:t>}</m:t>
            </m:r>
          </m:e>
          <m:sub>
            <m:r>
              <w:rPr>
                <w:rFonts w:ascii="Cambria Math" w:hAnsi="Cambria Math"/>
              </w:rPr>
              <m:t>n=1</m:t>
            </m:r>
          </m:sub>
          <m:sup>
            <m:r>
              <w:rPr>
                <w:rFonts w:ascii="Cambria Math" w:hAnsi="Cambria Math"/>
              </w:rPr>
              <m:t>N</m:t>
            </m:r>
          </m:sup>
        </m:sSubSup>
        <m:r>
          <w:rPr>
            <w:rFonts w:ascii="Cambria Math" w:hAnsi="Cambria Math"/>
          </w:rPr>
          <m:t>,</m:t>
        </m:r>
        <m:sSubSup>
          <m:sSubSupPr>
            <m:ctrlPr>
              <w:rPr>
                <w:rFonts w:ascii="Cambria Math" w:hAnsi="Cambria Math"/>
              </w:rPr>
            </m:ctrlPr>
          </m:sSubSupPr>
          <m:e>
            <m:r>
              <w:rPr>
                <w:rFonts w:ascii="Cambria Math" w:hAnsi="Cambria Math"/>
              </w:rPr>
              <m:t>ε</m:t>
            </m:r>
          </m:e>
          <m:sub>
            <m:r>
              <w:rPr>
                <w:rFonts w:ascii="Cambria Math" w:hAnsi="Cambria Math"/>
              </w:rPr>
              <m:t>1</m:t>
            </m:r>
          </m:sub>
          <m:sup>
            <m:d>
              <m:dPr>
                <m:ctrlPr>
                  <w:rPr>
                    <w:rFonts w:ascii="Cambria Math" w:hAnsi="Cambria Math"/>
                  </w:rPr>
                </m:ctrlPr>
              </m:dPr>
              <m:e>
                <m:r>
                  <w:rPr>
                    <w:rFonts w:ascii="Cambria Math" w:hAnsi="Cambria Math"/>
                  </w:rPr>
                  <m:t>n</m:t>
                </m:r>
              </m:e>
            </m:d>
          </m:sup>
        </m:sSubSup>
        <m:r>
          <w:rPr>
            <w:rFonts w:ascii="Cambria Math" w:hAnsi="Cambria Math"/>
          </w:rPr>
          <m:t>,</m:t>
        </m:r>
        <m:sSubSup>
          <m:sSubSupPr>
            <m:ctrlPr>
              <w:rPr>
                <w:rFonts w:ascii="Cambria Math" w:hAnsi="Cambria Math"/>
              </w:rPr>
            </m:ctrlPr>
          </m:sSubSupPr>
          <m:e>
            <m:r>
              <w:rPr>
                <w:rFonts w:ascii="Cambria Math" w:hAnsi="Cambria Math"/>
              </w:rPr>
              <m:t>ε</m:t>
            </m:r>
          </m:e>
          <m:sub>
            <m:r>
              <w:rPr>
                <w:rFonts w:ascii="Cambria Math" w:hAnsi="Cambria Math"/>
              </w:rPr>
              <m:t>2</m:t>
            </m:r>
          </m:sub>
          <m:sup>
            <m:d>
              <m:dPr>
                <m:ctrlPr>
                  <w:rPr>
                    <w:rFonts w:ascii="Cambria Math" w:hAnsi="Cambria Math"/>
                  </w:rPr>
                </m:ctrlPr>
              </m:dPr>
              <m:e>
                <m:r>
                  <w:rPr>
                    <w:rFonts w:ascii="Cambria Math" w:hAnsi="Cambria Math"/>
                  </w:rPr>
                  <m:t>n</m:t>
                </m:r>
              </m:e>
            </m:d>
          </m:sup>
        </m:sSubSup>
        <m:r>
          <w:rPr>
            <w:rFonts w:ascii="Cambria Math" w:hAnsi="Cambria Math"/>
          </w:rPr>
          <m:t>∼</m:t>
        </m:r>
        <m:r>
          <m:rPr>
            <m:sty m:val="p"/>
          </m:rPr>
          <w:rPr>
            <w:rFonts w:ascii="Cambria Math" w:hAnsi="Cambria Math"/>
          </w:rPr>
          <m:t>Uniform</m:t>
        </m:r>
        <m:d>
          <m:dPr>
            <m:begChr m:val="["/>
            <m:endChr m:val="]"/>
            <m:ctrlPr>
              <w:rPr>
                <w:rFonts w:ascii="Cambria Math" w:hAnsi="Cambria Math"/>
                <w:i/>
              </w:rPr>
            </m:ctrlPr>
          </m:dPr>
          <m:e>
            <m:r>
              <w:rPr>
                <w:rFonts w:ascii="Cambria Math" w:hAnsi="Cambria Math"/>
              </w:rPr>
              <m:t>-q,q</m:t>
            </m:r>
          </m:e>
        </m:d>
      </m:oMath>
      <w:r w:rsidR="00CE7E3A" w:rsidRPr="003F3D90">
        <w:t>.</w:t>
      </w:r>
    </w:p>
    <w:p w14:paraId="1FCE9801" w14:textId="73CF76D4" w:rsidR="00FE10BB" w:rsidRPr="003F3D90" w:rsidRDefault="00B77BF3" w:rsidP="00FE10BB">
      <w:pPr>
        <w:pStyle w:val="NormalWeb"/>
        <w:spacing w:before="240" w:beforeAutospacing="0" w:after="240" w:afterAutospacing="0" w:line="360" w:lineRule="auto"/>
      </w:pPr>
      <w:r w:rsidRPr="003F3D90">
        <w:rPr>
          <w:rStyle w:val="Strong"/>
          <w:rFonts w:eastAsiaTheme="majorEastAsia"/>
          <w:b w:val="0"/>
          <w:bCs w:val="0"/>
        </w:rPr>
        <w:t>4.</w:t>
      </w:r>
      <w:r w:rsidR="00FE10BB" w:rsidRPr="003F3D90">
        <w:t xml:space="preserve"> </w:t>
      </w:r>
      <w:r w:rsidR="00F610F7" w:rsidRPr="003F3D90">
        <w:t xml:space="preserve">For each player </w:t>
      </w:r>
      <m:oMath>
        <m:r>
          <w:rPr>
            <w:rFonts w:ascii="Cambria Math" w:hAnsi="Cambria Math"/>
          </w:rPr>
          <m:t>i∈{1,2}</m:t>
        </m:r>
      </m:oMath>
      <w:r w:rsidR="00FE10BB" w:rsidRPr="003F3D90">
        <w:t xml:space="preserve">, </w:t>
      </w:r>
      <w:r w:rsidR="00BC63B0" w:rsidRPr="003F3D90">
        <w:t xml:space="preserve">let </w:t>
      </w:r>
      <m:oMath>
        <m:r>
          <w:rPr>
            <w:rFonts w:ascii="Cambria Math" w:hAnsi="Cambria Math"/>
          </w:rPr>
          <m:t>j≠i</m:t>
        </m:r>
      </m:oMath>
      <w:r w:rsidR="00BC63B0" w:rsidRPr="003F3D90">
        <w:t xml:space="preserve"> and </w:t>
      </w:r>
      <w:r w:rsidR="00FE10BB" w:rsidRPr="003F3D90">
        <w:t>d</w:t>
      </w:r>
      <w:r w:rsidR="00F610F7" w:rsidRPr="003F3D90">
        <w:t xml:space="preserve">efine perturbed efforts: </w:t>
      </w:r>
    </w:p>
    <w:p w14:paraId="136D94FE" w14:textId="6E78997A" w:rsidR="00FE10BB" w:rsidRPr="003F3D90" w:rsidRDefault="00000000" w:rsidP="00FE10BB">
      <w:pPr>
        <w:pStyle w:val="NormalWeb"/>
        <w:spacing w:before="240" w:beforeAutospacing="0" w:after="240" w:afterAutospacing="0" w:line="360" w:lineRule="auto"/>
      </w:pPr>
      <m:oMathPara>
        <m:oMath>
          <m:sSubSup>
            <m:sSubSupPr>
              <m:ctrlPr>
                <w:rPr>
                  <w:rFonts w:ascii="Cambria Math" w:hAnsi="Cambria Math"/>
                </w:rPr>
              </m:ctrlPr>
            </m:sSubSupPr>
            <m:e>
              <m:r>
                <w:rPr>
                  <w:rFonts w:ascii="Cambria Math" w:hAnsi="Cambria Math"/>
                </w:rPr>
                <m:t>e</m:t>
              </m:r>
            </m:e>
            <m:sub>
              <m:r>
                <w:rPr>
                  <w:rFonts w:ascii="Cambria Math" w:hAnsi="Cambria Math"/>
                </w:rPr>
                <m:t>i</m:t>
              </m:r>
            </m:sub>
            <m:sup>
              <m:r>
                <w:rPr>
                  <w:rFonts w:ascii="Cambria Math" w:hAnsi="Cambria Math"/>
                </w:rPr>
                <m:t>+</m:t>
              </m:r>
            </m:sup>
          </m:sSubSup>
          <m:r>
            <w:rPr>
              <w:rFonts w:ascii="Cambria Math" w:hAnsi="Cambria Math"/>
            </w:rPr>
            <m:t>=</m:t>
          </m:r>
          <m:r>
            <m:rPr>
              <m:sty m:val="p"/>
            </m:rPr>
            <w:rPr>
              <w:rFonts w:ascii="Cambria Math" w:hAnsi="Cambria Math"/>
            </w:rPr>
            <m:t>clip</m:t>
          </m:r>
          <m:d>
            <m:dPr>
              <m:ctrlPr>
                <w:rPr>
                  <w:rFonts w:ascii="Cambria Math" w:hAnsi="Cambria Math"/>
                  <w:i/>
                </w:rPr>
              </m:ctrlPr>
            </m:dPr>
            <m:e>
              <m:sSubSup>
                <m:sSubSupPr>
                  <m:ctrlPr>
                    <w:rPr>
                      <w:rFonts w:ascii="Cambria Math" w:hAnsi="Cambria Math"/>
                    </w:rPr>
                  </m:ctrlPr>
                </m:sSubSupPr>
                <m:e>
                  <m:r>
                    <w:rPr>
                      <w:rFonts w:ascii="Cambria Math" w:hAnsi="Cambria Math"/>
                    </w:rPr>
                    <m:t>e</m:t>
                  </m:r>
                </m:e>
                <m:sub>
                  <m:r>
                    <w:rPr>
                      <w:rFonts w:ascii="Cambria Math" w:hAnsi="Cambria Math"/>
                    </w:rPr>
                    <m:t>i</m:t>
                  </m:r>
                </m:sub>
                <m:sup>
                  <m:d>
                    <m:dPr>
                      <m:ctrlPr>
                        <w:rPr>
                          <w:rFonts w:ascii="Cambria Math" w:hAnsi="Cambria Math"/>
                        </w:rPr>
                      </m:ctrlPr>
                    </m:dPr>
                    <m:e>
                      <m:r>
                        <w:rPr>
                          <w:rFonts w:ascii="Cambria Math" w:hAnsi="Cambria Math"/>
                        </w:rPr>
                        <m:t>t</m:t>
                      </m:r>
                    </m:e>
                  </m:d>
                </m:sup>
              </m:sSubSup>
              <m:r>
                <w:rPr>
                  <w:rFonts w:ascii="Cambria Math" w:hAnsi="Cambria Math"/>
                </w:rPr>
                <m:t>+δ</m:t>
              </m:r>
            </m:e>
          </m:d>
          <m:r>
            <w:rPr>
              <w:rFonts w:ascii="Cambria Math" w:hAnsi="Cambria Math"/>
            </w:rPr>
            <m:t>,</m:t>
          </m:r>
          <m:sSubSup>
            <m:sSubSupPr>
              <m:ctrlPr>
                <w:rPr>
                  <w:rFonts w:ascii="Cambria Math" w:hAnsi="Cambria Math"/>
                </w:rPr>
              </m:ctrlPr>
            </m:sSubSupPr>
            <m:e>
              <m:r>
                <w:rPr>
                  <w:rFonts w:ascii="Cambria Math" w:hAnsi="Cambria Math"/>
                </w:rPr>
                <m:t>e</m:t>
              </m:r>
            </m:e>
            <m:sub>
              <m:r>
                <w:rPr>
                  <w:rFonts w:ascii="Cambria Math" w:hAnsi="Cambria Math"/>
                </w:rPr>
                <m:t>i</m:t>
              </m:r>
            </m:sub>
            <m:sup>
              <m:r>
                <w:rPr>
                  <w:rFonts w:ascii="Cambria Math" w:hAnsi="Cambria Math"/>
                </w:rPr>
                <m:t>-</m:t>
              </m:r>
            </m:sup>
          </m:sSubSup>
          <m:r>
            <w:rPr>
              <w:rFonts w:ascii="Cambria Math" w:hAnsi="Cambria Math"/>
            </w:rPr>
            <m:t>=</m:t>
          </m:r>
          <m:r>
            <m:rPr>
              <m:sty m:val="p"/>
            </m:rPr>
            <w:rPr>
              <w:rFonts w:ascii="Cambria Math" w:hAnsi="Cambria Math"/>
            </w:rPr>
            <m:t>clip</m:t>
          </m:r>
          <m:r>
            <w:rPr>
              <w:rFonts w:ascii="Cambria Math" w:hAnsi="Cambria Math"/>
            </w:rPr>
            <m:t>(</m:t>
          </m:r>
          <m:sSubSup>
            <m:sSubSupPr>
              <m:ctrlPr>
                <w:rPr>
                  <w:rFonts w:ascii="Cambria Math" w:hAnsi="Cambria Math"/>
                </w:rPr>
              </m:ctrlPr>
            </m:sSubSupPr>
            <m:e>
              <m:r>
                <w:rPr>
                  <w:rFonts w:ascii="Cambria Math" w:hAnsi="Cambria Math"/>
                </w:rPr>
                <m:t>e</m:t>
              </m:r>
            </m:e>
            <m:sub>
              <m:r>
                <w:rPr>
                  <w:rFonts w:ascii="Cambria Math" w:hAnsi="Cambria Math"/>
                </w:rPr>
                <m:t>i</m:t>
              </m:r>
            </m:sub>
            <m:sup>
              <m:d>
                <m:dPr>
                  <m:ctrlPr>
                    <w:rPr>
                      <w:rFonts w:ascii="Cambria Math" w:hAnsi="Cambria Math"/>
                    </w:rPr>
                  </m:ctrlPr>
                </m:dPr>
                <m:e>
                  <m:r>
                    <w:rPr>
                      <w:rFonts w:ascii="Cambria Math" w:hAnsi="Cambria Math"/>
                    </w:rPr>
                    <m:t>t</m:t>
                  </m:r>
                </m:e>
              </m:d>
            </m:sup>
          </m:sSubSup>
          <m:r>
            <w:rPr>
              <w:rFonts w:ascii="Cambria Math" w:hAnsi="Cambria Math"/>
            </w:rPr>
            <m:t>-δ)</m:t>
          </m:r>
          <m:r>
            <m:rPr>
              <m:sty m:val="p"/>
            </m:rPr>
            <w:rPr>
              <w:rFonts w:ascii="Cambria Math" w:hAnsi="Cambria Math"/>
            </w:rPr>
            <m:t>.</m:t>
          </m:r>
        </m:oMath>
      </m:oMathPara>
    </w:p>
    <w:p w14:paraId="3D70DCF1" w14:textId="7683E70B" w:rsidR="00B77BF3" w:rsidRPr="003F3D90" w:rsidRDefault="00CE7E3A" w:rsidP="00FE10BB">
      <w:pPr>
        <w:pStyle w:val="NormalWeb"/>
        <w:spacing w:before="240" w:beforeAutospacing="0" w:after="240" w:afterAutospacing="0" w:line="360" w:lineRule="auto"/>
      </w:pPr>
      <w:r w:rsidRPr="003F3D90">
        <w:t>w</w:t>
      </w:r>
      <w:r w:rsidR="00B77BF3" w:rsidRPr="003F3D90">
        <w:t>here clip() denotes projection onto the feasible effort interval [</w:t>
      </w:r>
      <m:oMath>
        <m:sSub>
          <m:sSubPr>
            <m:ctrlPr>
              <w:rPr>
                <w:rFonts w:ascii="Cambria Math" w:hAnsi="Cambria Math"/>
                <w:i/>
              </w:rPr>
            </m:ctrlPr>
          </m:sSubPr>
          <m:e>
            <m:r>
              <w:rPr>
                <w:rFonts w:ascii="Cambria Math" w:hAnsi="Cambria Math"/>
              </w:rPr>
              <m:t>e</m:t>
            </m:r>
          </m:e>
          <m:sub>
            <m:r>
              <w:rPr>
                <w:rFonts w:ascii="Cambria Math" w:hAnsi="Cambria Math"/>
              </w:rPr>
              <m:t>min</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max</m:t>
            </m:r>
          </m:sub>
        </m:sSub>
      </m:oMath>
      <w:r w:rsidR="00B77BF3" w:rsidRPr="003F3D90">
        <w:t>].</w:t>
      </w:r>
    </w:p>
    <w:p w14:paraId="2A2A5FF4" w14:textId="41D16BD8" w:rsidR="00FE10BB" w:rsidRPr="003F3D90" w:rsidRDefault="00FE10BB" w:rsidP="00E00036">
      <w:pPr>
        <w:pStyle w:val="NormalWeb"/>
      </w:pPr>
      <w:r w:rsidRPr="003F3D90">
        <w:t xml:space="preserve">5. </w:t>
      </w:r>
      <w:r w:rsidR="00F610F7" w:rsidRPr="003F3D90">
        <w:t>Estimate expected utilities by Monte Carlo</w:t>
      </w:r>
      <w:r w:rsidR="00E00036" w:rsidRPr="003F3D90">
        <w:t xml:space="preserve"> using the same noise batch for both </w:t>
      </w:r>
      <m:oMath>
        <m:sSubSup>
          <m:sSubSupPr>
            <m:ctrlPr>
              <w:rPr>
                <w:rFonts w:ascii="Cambria Math" w:hAnsi="Cambria Math"/>
              </w:rPr>
            </m:ctrlPr>
          </m:sSubSupPr>
          <m:e>
            <m:r>
              <w:rPr>
                <w:rFonts w:ascii="Cambria Math" w:hAnsi="Cambria Math"/>
              </w:rPr>
              <m:t>e</m:t>
            </m:r>
          </m:e>
          <m:sub>
            <m:r>
              <w:rPr>
                <w:rFonts w:ascii="Cambria Math" w:hAnsi="Cambria Math"/>
              </w:rPr>
              <m:t>i</m:t>
            </m:r>
          </m:sub>
          <m:sup>
            <m:r>
              <w:rPr>
                <w:rFonts w:ascii="Cambria Math" w:hAnsi="Cambria Math"/>
              </w:rPr>
              <m:t>+</m:t>
            </m:r>
          </m:sup>
        </m:sSubSup>
      </m:oMath>
      <w:r w:rsidR="00E00036" w:rsidRPr="003F3D90">
        <w:t xml:space="preserve">and </w:t>
      </w:r>
      <m:oMath>
        <m:sSubSup>
          <m:sSubSupPr>
            <m:ctrlPr>
              <w:rPr>
                <w:rFonts w:ascii="Cambria Math" w:hAnsi="Cambria Math"/>
              </w:rPr>
            </m:ctrlPr>
          </m:sSubSupPr>
          <m:e>
            <m:r>
              <w:rPr>
                <w:rFonts w:ascii="Cambria Math" w:hAnsi="Cambria Math"/>
              </w:rPr>
              <m:t>e</m:t>
            </m:r>
          </m:e>
          <m:sub>
            <m:r>
              <w:rPr>
                <w:rFonts w:ascii="Cambria Math" w:hAnsi="Cambria Math"/>
              </w:rPr>
              <m:t>i</m:t>
            </m:r>
          </m:sub>
          <m:sup>
            <m:r>
              <w:rPr>
                <w:rFonts w:ascii="Cambria Math" w:hAnsi="Cambria Math"/>
              </w:rPr>
              <m:t>-</m:t>
            </m:r>
          </m:sup>
        </m:sSubSup>
      </m:oMath>
      <w:r w:rsidR="00F610F7" w:rsidRPr="003F3D90">
        <w:t>:</w:t>
      </w:r>
    </w:p>
    <w:p w14:paraId="4EE9E993" w14:textId="36AFD235" w:rsidR="00F610F7" w:rsidRPr="003F3D90" w:rsidRDefault="00000000" w:rsidP="00FE10BB">
      <w:pPr>
        <w:pStyle w:val="NormalWeb"/>
        <w:jc w:val="center"/>
      </w:pPr>
      <m:oMathPara>
        <m:oMath>
          <m:sSub>
            <m:sSubPr>
              <m:ctrlPr>
                <w:rPr>
                  <w:rFonts w:ascii="Cambria Math" w:hAnsi="Cambria Math"/>
                </w:rPr>
              </m:ctrlPr>
            </m:sSubPr>
            <m:e>
              <m:acc>
                <m:accPr>
                  <m:ctrlPr>
                    <w:rPr>
                      <w:rFonts w:ascii="Cambria Math" w:hAnsi="Cambria Math"/>
                    </w:rPr>
                  </m:ctrlPr>
                </m:accPr>
                <m:e>
                  <m:r>
                    <w:rPr>
                      <w:rFonts w:ascii="Cambria Math" w:hAnsi="Cambria Math"/>
                    </w:rPr>
                    <m:t>U</m:t>
                  </m:r>
                </m:e>
              </m:acc>
            </m:e>
            <m:sub>
              <m:r>
                <w:rPr>
                  <w:rFonts w:ascii="Cambria Math" w:hAnsi="Cambria Math"/>
                </w:rPr>
                <m:t>i</m:t>
              </m:r>
            </m:sub>
          </m:sSub>
          <m:r>
            <w:rPr>
              <w:rFonts w:ascii="Cambria Math" w:hAnsi="Cambria Math"/>
            </w:rPr>
            <m:t>(</m:t>
          </m:r>
          <m:sSubSup>
            <m:sSubSupPr>
              <m:ctrlPr>
                <w:rPr>
                  <w:rFonts w:ascii="Cambria Math" w:hAnsi="Cambria Math"/>
                </w:rPr>
              </m:ctrlPr>
            </m:sSubSupPr>
            <m:e>
              <m:r>
                <w:rPr>
                  <w:rFonts w:ascii="Cambria Math" w:hAnsi="Cambria Math"/>
                </w:rPr>
                <m:t>e</m:t>
              </m:r>
            </m:e>
            <m:sub>
              <m:r>
                <w:rPr>
                  <w:rFonts w:ascii="Cambria Math" w:hAnsi="Cambria Math"/>
                </w:rPr>
                <m:t>i</m:t>
              </m:r>
            </m:sub>
            <m:sup>
              <m:r>
                <w:rPr>
                  <w:rFonts w:ascii="Cambria Math" w:hAnsi="Cambria Math"/>
                </w:rPr>
                <m:t>±</m:t>
              </m:r>
            </m:sup>
          </m:sSubSup>
          <m:r>
            <w:rPr>
              <w:rFonts w:ascii="Cambria Math" w:hAnsi="Cambria Math"/>
            </w:rPr>
            <m:t>,</m:t>
          </m:r>
          <m:sSubSup>
            <m:sSubSupPr>
              <m:ctrlPr>
                <w:rPr>
                  <w:rFonts w:ascii="Cambria Math" w:hAnsi="Cambria Math"/>
                </w:rPr>
              </m:ctrlPr>
            </m:sSubSupPr>
            <m:e>
              <m:r>
                <w:rPr>
                  <w:rFonts w:ascii="Cambria Math" w:hAnsi="Cambria Math"/>
                </w:rPr>
                <m:t>e</m:t>
              </m:r>
            </m:e>
            <m:sub>
              <m:r>
                <w:rPr>
                  <w:rFonts w:ascii="Cambria Math" w:hAnsi="Cambria Math"/>
                </w:rPr>
                <m:t>j</m:t>
              </m:r>
            </m:sub>
            <m:sup>
              <m:d>
                <m:dPr>
                  <m:ctrlPr>
                    <w:rPr>
                      <w:rFonts w:ascii="Cambria Math" w:hAnsi="Cambria Math"/>
                    </w:rPr>
                  </m:ctrlPr>
                </m:dPr>
                <m:e>
                  <m:r>
                    <w:rPr>
                      <w:rFonts w:ascii="Cambria Math" w:hAnsi="Cambria Math"/>
                    </w:rPr>
                    <m:t>t</m:t>
                  </m:r>
                </m:e>
              </m:d>
            </m:sup>
          </m:sSub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grow m:val="1"/>
              <m:ctrlPr>
                <w:rPr>
                  <w:rFonts w:ascii="Cambria Math" w:hAnsi="Cambria Math"/>
                </w:rPr>
              </m:ctrlPr>
            </m:naryPr>
            <m:sub>
              <m:r>
                <w:rPr>
                  <w:rFonts w:ascii="Cambria Math" w:hAnsi="Cambria Math"/>
                </w:rPr>
                <m:t>n=1</m:t>
              </m:r>
            </m:sub>
            <m:sup>
              <m:r>
                <w:rPr>
                  <w:rFonts w:ascii="Cambria Math" w:hAnsi="Cambria Math"/>
                </w:rPr>
                <m:t>N</m:t>
              </m:r>
            </m:sup>
            <m:e>
              <m:sSub>
                <m:sSubPr>
                  <m:ctrlPr>
                    <w:rPr>
                      <w:rFonts w:ascii="Cambria Math" w:hAnsi="Cambria Math"/>
                    </w:rPr>
                  </m:ctrlPr>
                </m:sSubPr>
                <m:e>
                  <m:r>
                    <w:rPr>
                      <w:rFonts w:ascii="Cambria Math" w:hAnsi="Cambria Math"/>
                    </w:rPr>
                    <m:t>u</m:t>
                  </m:r>
                </m:e>
                <m:sub>
                  <m:r>
                    <w:rPr>
                      <w:rFonts w:ascii="Cambria Math" w:hAnsi="Cambria Math"/>
                    </w:rPr>
                    <m:t>i</m:t>
                  </m:r>
                </m:sub>
              </m:sSub>
            </m:e>
          </m:nary>
          <m:r>
            <w:rPr>
              <w:rFonts w:ascii="Cambria Math" w:hAnsi="Cambria Math"/>
            </w:rPr>
            <m:t>(</m:t>
          </m:r>
          <m:sSubSup>
            <m:sSubSupPr>
              <m:ctrlPr>
                <w:rPr>
                  <w:rFonts w:ascii="Cambria Math" w:hAnsi="Cambria Math"/>
                </w:rPr>
              </m:ctrlPr>
            </m:sSubSupPr>
            <m:e>
              <m:r>
                <w:rPr>
                  <w:rFonts w:ascii="Cambria Math" w:hAnsi="Cambria Math"/>
                </w:rPr>
                <m:t>e</m:t>
              </m:r>
            </m:e>
            <m:sub>
              <m:r>
                <w:rPr>
                  <w:rFonts w:ascii="Cambria Math" w:hAnsi="Cambria Math"/>
                </w:rPr>
                <m:t>i</m:t>
              </m:r>
            </m:sub>
            <m:sup>
              <m:r>
                <w:rPr>
                  <w:rFonts w:ascii="Cambria Math" w:hAnsi="Cambria Math"/>
                </w:rPr>
                <m:t>±</m:t>
              </m:r>
            </m:sup>
          </m:sSubSup>
          <m:r>
            <w:rPr>
              <w:rFonts w:ascii="Cambria Math" w:hAnsi="Cambria Math"/>
            </w:rPr>
            <m:t>,</m:t>
          </m:r>
          <m:sSubSup>
            <m:sSubSupPr>
              <m:ctrlPr>
                <w:rPr>
                  <w:rFonts w:ascii="Cambria Math" w:hAnsi="Cambria Math"/>
                </w:rPr>
              </m:ctrlPr>
            </m:sSubSupPr>
            <m:e>
              <m:r>
                <w:rPr>
                  <w:rFonts w:ascii="Cambria Math" w:hAnsi="Cambria Math"/>
                </w:rPr>
                <m:t>e</m:t>
              </m:r>
            </m:e>
            <m:sub>
              <m:r>
                <w:rPr>
                  <w:rFonts w:ascii="Cambria Math" w:hAnsi="Cambria Math"/>
                </w:rPr>
                <m:t>j</m:t>
              </m:r>
            </m:sub>
            <m:sup>
              <m:d>
                <m:dPr>
                  <m:ctrlPr>
                    <w:rPr>
                      <w:rFonts w:ascii="Cambria Math" w:hAnsi="Cambria Math"/>
                    </w:rPr>
                  </m:ctrlPr>
                </m:dPr>
                <m:e>
                  <m:r>
                    <w:rPr>
                      <w:rFonts w:ascii="Cambria Math" w:hAnsi="Cambria Math"/>
                    </w:rPr>
                    <m:t>t</m:t>
                  </m:r>
                </m:e>
              </m:d>
            </m:sup>
          </m:sSubSup>
          <m:r>
            <w:rPr>
              <w:rFonts w:ascii="Cambria Math" w:hAnsi="Cambria Math"/>
            </w:rPr>
            <m:t>;</m:t>
          </m:r>
          <m:sSubSup>
            <m:sSubSupPr>
              <m:ctrlPr>
                <w:rPr>
                  <w:rFonts w:ascii="Cambria Math" w:hAnsi="Cambria Math"/>
                </w:rPr>
              </m:ctrlPr>
            </m:sSubSupPr>
            <m:e>
              <m:r>
                <w:rPr>
                  <w:rFonts w:ascii="Cambria Math" w:hAnsi="Cambria Math"/>
                </w:rPr>
                <m:t>ε</m:t>
              </m:r>
            </m:e>
            <m:sub>
              <m:r>
                <w:rPr>
                  <w:rFonts w:ascii="Cambria Math" w:hAnsi="Cambria Math"/>
                </w:rPr>
                <m:t>i</m:t>
              </m:r>
            </m:sub>
            <m:sup>
              <m:d>
                <m:dPr>
                  <m:ctrlPr>
                    <w:rPr>
                      <w:rFonts w:ascii="Cambria Math" w:hAnsi="Cambria Math"/>
                    </w:rPr>
                  </m:ctrlPr>
                </m:dPr>
                <m:e>
                  <m:r>
                    <w:rPr>
                      <w:rFonts w:ascii="Cambria Math" w:hAnsi="Cambria Math"/>
                    </w:rPr>
                    <m:t>n</m:t>
                  </m:r>
                </m:e>
              </m:d>
            </m:sup>
          </m:sSubSup>
          <m:r>
            <w:rPr>
              <w:rFonts w:ascii="Cambria Math" w:hAnsi="Cambria Math"/>
            </w:rPr>
            <m:t>,</m:t>
          </m:r>
          <m:sSubSup>
            <m:sSubSupPr>
              <m:ctrlPr>
                <w:rPr>
                  <w:rFonts w:ascii="Cambria Math" w:hAnsi="Cambria Math"/>
                </w:rPr>
              </m:ctrlPr>
            </m:sSubSupPr>
            <m:e>
              <m:r>
                <w:rPr>
                  <w:rFonts w:ascii="Cambria Math" w:hAnsi="Cambria Math"/>
                </w:rPr>
                <m:t>ε</m:t>
              </m:r>
            </m:e>
            <m:sub>
              <m:r>
                <w:rPr>
                  <w:rFonts w:ascii="Cambria Math" w:hAnsi="Cambria Math"/>
                </w:rPr>
                <m:t>j</m:t>
              </m:r>
            </m:sub>
            <m:sup>
              <m:d>
                <m:dPr>
                  <m:ctrlPr>
                    <w:rPr>
                      <w:rFonts w:ascii="Cambria Math" w:hAnsi="Cambria Math"/>
                    </w:rPr>
                  </m:ctrlPr>
                </m:dPr>
                <m:e>
                  <m:r>
                    <w:rPr>
                      <w:rFonts w:ascii="Cambria Math" w:hAnsi="Cambria Math"/>
                    </w:rPr>
                    <m:t>n</m:t>
                  </m:r>
                </m:e>
              </m:d>
            </m:sup>
          </m:sSubSup>
          <m:r>
            <w:rPr>
              <w:rFonts w:ascii="Cambria Math" w:hAnsi="Cambria Math"/>
            </w:rPr>
            <m:t>)</m:t>
          </m:r>
          <m:r>
            <m:rPr>
              <m:sty m:val="p"/>
            </m:rPr>
            <w:rPr>
              <w:rFonts w:ascii="Cambria Math" w:hAnsi="Cambria Math"/>
            </w:rPr>
            <m:t>.</m:t>
          </m:r>
        </m:oMath>
      </m:oMathPara>
    </w:p>
    <w:p w14:paraId="74566CBF" w14:textId="2625733D" w:rsidR="00172962" w:rsidRPr="003F3D90" w:rsidRDefault="00172962" w:rsidP="00172962">
      <w:pPr>
        <w:pStyle w:val="NormalWeb"/>
      </w:pPr>
      <w:r w:rsidRPr="003F3D90">
        <w:t xml:space="preserve">The payoff is defined as </w:t>
      </w:r>
    </w:p>
    <w:p w14:paraId="18D92788" w14:textId="34D34296" w:rsidR="00172962" w:rsidRPr="003F3D90" w:rsidRDefault="00000000" w:rsidP="00172962">
      <w:pPr>
        <w:pStyle w:val="NormalWeb"/>
      </w:pPr>
      <m:oMathPara>
        <m:oMath>
          <m:sSub>
            <m:sSubPr>
              <m:ctrlPr>
                <w:rPr>
                  <w:rFonts w:ascii="Cambria Math" w:hAnsi="Cambria Math"/>
                  <w:color w:val="000000" w:themeColor="text1"/>
                </w:rPr>
              </m:ctrlPr>
            </m:sSubPr>
            <m:e>
              <m:r>
                <w:rPr>
                  <w:rFonts w:ascii="Cambria Math" w:hAnsi="Cambria Math"/>
                  <w:color w:val="000000" w:themeColor="text1"/>
                </w:rPr>
                <m:t>u</m:t>
              </m:r>
            </m:e>
            <m:sub>
              <m:r>
                <w:rPr>
                  <w:rFonts w:ascii="Cambria Math" w:hAnsi="Cambria Math"/>
                  <w:color w:val="000000" w:themeColor="text1"/>
                </w:rPr>
                <m:t>i</m:t>
              </m:r>
            </m:sub>
          </m:sSub>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e</m:t>
              </m:r>
            </m:e>
            <m:sub>
              <m:r>
                <w:rPr>
                  <w:rFonts w:ascii="Cambria Math" w:hAnsi="Cambria Math"/>
                  <w:color w:val="000000" w:themeColor="text1"/>
                </w:rPr>
                <m:t>i</m:t>
              </m:r>
            </m:sub>
          </m:sSub>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e</m:t>
              </m:r>
            </m:e>
            <m:sub>
              <m:r>
                <w:rPr>
                  <w:rFonts w:ascii="Cambria Math" w:hAnsi="Cambria Math"/>
                  <w:color w:val="000000" w:themeColor="text1"/>
                </w:rPr>
                <m:t>j</m:t>
              </m:r>
            </m:sub>
          </m:sSub>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ε</m:t>
              </m:r>
            </m:e>
            <m:sub>
              <m:r>
                <w:rPr>
                  <w:rFonts w:ascii="Cambria Math" w:hAnsi="Cambria Math"/>
                  <w:color w:val="000000" w:themeColor="text1"/>
                </w:rPr>
                <m:t>i</m:t>
              </m:r>
            </m:sub>
          </m:sSub>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ε</m:t>
              </m:r>
            </m:e>
            <m:sub>
              <m:r>
                <w:rPr>
                  <w:rFonts w:ascii="Cambria Math" w:hAnsi="Cambria Math"/>
                  <w:color w:val="000000" w:themeColor="text1"/>
                </w:rPr>
                <m:t>j</m:t>
              </m:r>
            </m:sub>
          </m:sSub>
          <m:r>
            <w:rPr>
              <w:rFonts w:ascii="Cambria Math" w:hAnsi="Cambria Math"/>
              <w:color w:val="000000" w:themeColor="text1"/>
            </w:rPr>
            <m:t>)=</m:t>
          </m:r>
          <m:d>
            <m:dPr>
              <m:begChr m:val="{"/>
              <m:endChr m:val=""/>
              <m:ctrlPr>
                <w:rPr>
                  <w:rFonts w:ascii="Cambria Math" w:hAnsi="Cambria Math"/>
                  <w:color w:val="000000" w:themeColor="text1"/>
                </w:rPr>
              </m:ctrlPr>
            </m:dPr>
            <m:e>
              <m:m>
                <m:mPr>
                  <m:plcHide m:val="1"/>
                  <m:mcs>
                    <m:mc>
                      <m:mcPr>
                        <m:count m:val="2"/>
                        <m:mcJc m:val="center"/>
                      </m:mcPr>
                    </m:mc>
                  </m:mcs>
                  <m:ctrlPr>
                    <w:rPr>
                      <w:rFonts w:ascii="Cambria Math" w:hAnsi="Cambria Math"/>
                      <w:color w:val="000000" w:themeColor="text1"/>
                    </w:rPr>
                  </m:ctrlPr>
                </m:mPr>
                <m:mr>
                  <m:e>
                    <m:sSub>
                      <m:sSubPr>
                        <m:ctrlPr>
                          <w:rPr>
                            <w:rFonts w:ascii="Cambria Math" w:hAnsi="Cambria Math"/>
                            <w:i/>
                          </w:rPr>
                        </m:ctrlPr>
                      </m:sSubPr>
                      <m:e>
                        <m:r>
                          <w:rPr>
                            <w:rFonts w:ascii="Cambria Math" w:hAnsi="Cambria Math"/>
                          </w:rPr>
                          <m:t>w</m:t>
                        </m:r>
                      </m:e>
                      <m:sub>
                        <m:r>
                          <w:rPr>
                            <w:rFonts w:ascii="Cambria Math" w:hAnsi="Cambria Math"/>
                          </w:rPr>
                          <m:t>H</m:t>
                        </m:r>
                      </m:sub>
                    </m:sSub>
                    <m:r>
                      <w:rPr>
                        <w:rFonts w:ascii="Cambria Math" w:hAnsi="Cambria Math"/>
                        <w:color w:val="000000" w:themeColor="text1"/>
                      </w:rPr>
                      <m:t>-k</m:t>
                    </m:r>
                    <m:sSubSup>
                      <m:sSubSupPr>
                        <m:ctrlPr>
                          <w:rPr>
                            <w:rFonts w:ascii="Cambria Math" w:hAnsi="Cambria Math"/>
                            <w:color w:val="000000" w:themeColor="text1"/>
                          </w:rPr>
                        </m:ctrlPr>
                      </m:sSubSupPr>
                      <m:e>
                        <m:r>
                          <w:rPr>
                            <w:rFonts w:ascii="Cambria Math" w:hAnsi="Cambria Math"/>
                            <w:color w:val="000000" w:themeColor="text1"/>
                          </w:rPr>
                          <m:t>e</m:t>
                        </m:r>
                      </m:e>
                      <m:sub>
                        <m:r>
                          <w:rPr>
                            <w:rFonts w:ascii="Cambria Math" w:hAnsi="Cambria Math"/>
                            <w:color w:val="000000" w:themeColor="text1"/>
                          </w:rPr>
                          <m:t>i</m:t>
                        </m:r>
                      </m:sub>
                      <m:sup>
                        <m:r>
                          <w:rPr>
                            <w:rFonts w:ascii="Cambria Math" w:hAnsi="Cambria Math"/>
                            <w:color w:val="000000" w:themeColor="text1"/>
                          </w:rPr>
                          <m:t>2</m:t>
                        </m:r>
                      </m:sup>
                    </m:sSubSup>
                    <m:r>
                      <w:rPr>
                        <w:rFonts w:ascii="Cambria Math" w:hAnsi="Cambria Math"/>
                        <w:color w:val="000000" w:themeColor="text1"/>
                      </w:rPr>
                      <m:t>,</m:t>
                    </m:r>
                  </m:e>
                  <m:e>
                    <m:r>
                      <w:rPr>
                        <w:rFonts w:ascii="Cambria Math" w:hAnsi="Cambria Math"/>
                        <w:color w:val="000000" w:themeColor="text1"/>
                      </w:rPr>
                      <m:t xml:space="preserve">if </m:t>
                    </m:r>
                    <m:sSub>
                      <m:sSubPr>
                        <m:ctrlPr>
                          <w:rPr>
                            <w:rFonts w:ascii="Cambria Math" w:hAnsi="Cambria Math"/>
                            <w:color w:val="000000" w:themeColor="text1"/>
                          </w:rPr>
                        </m:ctrlPr>
                      </m:sSubPr>
                      <m:e>
                        <m:r>
                          <w:rPr>
                            <w:rFonts w:ascii="Cambria Math" w:hAnsi="Cambria Math"/>
                            <w:color w:val="000000" w:themeColor="text1"/>
                          </w:rPr>
                          <m:t>e</m:t>
                        </m:r>
                      </m:e>
                      <m:sub>
                        <m:r>
                          <w:rPr>
                            <w:rFonts w:ascii="Cambria Math" w:hAnsi="Cambria Math"/>
                            <w:color w:val="000000" w:themeColor="text1"/>
                          </w:rPr>
                          <m:t xml:space="preserve">i </m:t>
                        </m:r>
                      </m:sub>
                    </m:sSub>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ε</m:t>
                        </m:r>
                      </m:e>
                      <m:sub>
                        <m:r>
                          <w:rPr>
                            <w:rFonts w:ascii="Cambria Math" w:hAnsi="Cambria Math"/>
                            <w:color w:val="000000" w:themeColor="text1"/>
                          </w:rPr>
                          <m:t>i</m:t>
                        </m:r>
                      </m:sub>
                    </m:sSub>
                    <m:r>
                      <w:rPr>
                        <w:rFonts w:ascii="Cambria Math" w:hAnsi="Cambria Math"/>
                        <w:color w:val="000000" w:themeColor="text1"/>
                      </w:rPr>
                      <m:t>&gt;</m:t>
                    </m:r>
                    <m:sSub>
                      <m:sSubPr>
                        <m:ctrlPr>
                          <w:rPr>
                            <w:rFonts w:ascii="Cambria Math" w:hAnsi="Cambria Math"/>
                            <w:color w:val="000000" w:themeColor="text1"/>
                          </w:rPr>
                        </m:ctrlPr>
                      </m:sSubPr>
                      <m:e>
                        <m:r>
                          <w:rPr>
                            <w:rFonts w:ascii="Cambria Math" w:hAnsi="Cambria Math"/>
                            <w:color w:val="000000" w:themeColor="text1"/>
                          </w:rPr>
                          <m:t>e</m:t>
                        </m:r>
                      </m:e>
                      <m:sub>
                        <m:r>
                          <w:rPr>
                            <w:rFonts w:ascii="Cambria Math" w:hAnsi="Cambria Math"/>
                            <w:color w:val="000000" w:themeColor="text1"/>
                          </w:rPr>
                          <m:t>j</m:t>
                        </m:r>
                      </m:sub>
                    </m:sSub>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ε</m:t>
                        </m:r>
                      </m:e>
                      <m:sub>
                        <m:r>
                          <w:rPr>
                            <w:rFonts w:ascii="Cambria Math" w:hAnsi="Cambria Math"/>
                            <w:color w:val="000000" w:themeColor="text1"/>
                          </w:rPr>
                          <m:t>j</m:t>
                        </m:r>
                      </m:sub>
                    </m:sSub>
                  </m:e>
                </m:mr>
                <m:mr>
                  <m:e>
                    <m:sSub>
                      <m:sSubPr>
                        <m:ctrlPr>
                          <w:rPr>
                            <w:rFonts w:ascii="Cambria Math" w:hAnsi="Cambria Math"/>
                            <w:i/>
                          </w:rPr>
                        </m:ctrlPr>
                      </m:sSubPr>
                      <m:e>
                        <m:r>
                          <w:rPr>
                            <w:rFonts w:ascii="Cambria Math" w:hAnsi="Cambria Math"/>
                          </w:rPr>
                          <m:t>w</m:t>
                        </m:r>
                      </m:e>
                      <m:sub>
                        <m:r>
                          <w:rPr>
                            <w:rFonts w:ascii="Cambria Math" w:hAnsi="Cambria Math"/>
                          </w:rPr>
                          <m:t>L</m:t>
                        </m:r>
                      </m:sub>
                    </m:sSub>
                    <m:r>
                      <w:rPr>
                        <w:rFonts w:ascii="Cambria Math" w:hAnsi="Cambria Math"/>
                        <w:color w:val="000000" w:themeColor="text1"/>
                      </w:rPr>
                      <m:t>-k</m:t>
                    </m:r>
                    <m:sSubSup>
                      <m:sSubSupPr>
                        <m:ctrlPr>
                          <w:rPr>
                            <w:rFonts w:ascii="Cambria Math" w:hAnsi="Cambria Math"/>
                            <w:color w:val="000000" w:themeColor="text1"/>
                          </w:rPr>
                        </m:ctrlPr>
                      </m:sSubSupPr>
                      <m:e>
                        <m:r>
                          <w:rPr>
                            <w:rFonts w:ascii="Cambria Math" w:hAnsi="Cambria Math"/>
                            <w:color w:val="000000" w:themeColor="text1"/>
                          </w:rPr>
                          <m:t>e</m:t>
                        </m:r>
                      </m:e>
                      <m:sub>
                        <m:r>
                          <w:rPr>
                            <w:rFonts w:ascii="Cambria Math" w:hAnsi="Cambria Math"/>
                            <w:color w:val="000000" w:themeColor="text1"/>
                          </w:rPr>
                          <m:t>i</m:t>
                        </m:r>
                      </m:sub>
                      <m:sup>
                        <m:r>
                          <w:rPr>
                            <w:rFonts w:ascii="Cambria Math" w:hAnsi="Cambria Math"/>
                            <w:color w:val="000000" w:themeColor="text1"/>
                          </w:rPr>
                          <m:t>2</m:t>
                        </m:r>
                      </m:sup>
                    </m:sSubSup>
                    <m:r>
                      <w:rPr>
                        <w:rFonts w:ascii="Cambria Math" w:hAnsi="Cambria Math"/>
                        <w:color w:val="000000" w:themeColor="text1"/>
                      </w:rPr>
                      <m:t>,</m:t>
                    </m:r>
                  </m:e>
                  <m:e>
                    <m:r>
                      <m:rPr>
                        <m:nor/>
                      </m:rPr>
                      <w:rPr>
                        <w:color w:val="000000" w:themeColor="text1"/>
                      </w:rPr>
                      <m:t>otherwise.</m:t>
                    </m:r>
                  </m:e>
                </m:mr>
              </m:m>
            </m:e>
          </m:d>
        </m:oMath>
      </m:oMathPara>
    </w:p>
    <w:p w14:paraId="49B6B6F1" w14:textId="77777777" w:rsidR="00FE10BB" w:rsidRPr="003F3D90" w:rsidRDefault="00FE10BB" w:rsidP="00FE10BB">
      <w:pPr>
        <w:pStyle w:val="NormalWeb"/>
      </w:pPr>
      <w:r w:rsidRPr="003F3D90">
        <w:t xml:space="preserve">6. </w:t>
      </w:r>
      <w:r w:rsidR="00F610F7" w:rsidRPr="003F3D90">
        <w:t>Compute the finite-difference gradient estimate:</w:t>
      </w:r>
    </w:p>
    <w:p w14:paraId="3D63EB35" w14:textId="77777777" w:rsidR="00FE10BB" w:rsidRPr="003F3D90" w:rsidRDefault="00000000" w:rsidP="00FE10BB">
      <w:pPr>
        <w:pStyle w:val="NormalWeb"/>
        <w:jc w:val="center"/>
      </w:pPr>
      <m:oMathPara>
        <m:oMath>
          <m:sSubSup>
            <m:sSubSupPr>
              <m:ctrlPr>
                <w:rPr>
                  <w:rFonts w:ascii="Cambria Math" w:hAnsi="Cambria Math"/>
                </w:rPr>
              </m:ctrlPr>
            </m:sSubSupPr>
            <m:e>
              <m:acc>
                <m:accPr>
                  <m:ctrlPr>
                    <w:rPr>
                      <w:rFonts w:ascii="Cambria Math" w:hAnsi="Cambria Math"/>
                    </w:rPr>
                  </m:ctrlPr>
                </m:accPr>
                <m:e>
                  <m:r>
                    <w:rPr>
                      <w:rFonts w:ascii="Cambria Math" w:hAnsi="Cambria Math"/>
                    </w:rPr>
                    <m:t>g</m:t>
                  </m:r>
                </m:e>
              </m:acc>
            </m:e>
            <m:sub>
              <m:r>
                <w:rPr>
                  <w:rFonts w:ascii="Cambria Math" w:hAnsi="Cambria Math"/>
                </w:rPr>
                <m:t>i</m:t>
              </m:r>
            </m:sub>
            <m:sup>
              <m:d>
                <m:dPr>
                  <m:ctrlPr>
                    <w:rPr>
                      <w:rFonts w:ascii="Cambria Math" w:hAnsi="Cambria Math"/>
                    </w:rPr>
                  </m:ctrlPr>
                </m:dPr>
                <m:e>
                  <m:r>
                    <w:rPr>
                      <w:rFonts w:ascii="Cambria Math" w:hAnsi="Cambria Math"/>
                    </w:rPr>
                    <m:t>t</m:t>
                  </m:r>
                </m:e>
              </m:d>
            </m:sup>
          </m:sSubSup>
          <m:r>
            <w:rPr>
              <w:rFonts w:ascii="Cambria Math" w:hAnsi="Cambria Math"/>
            </w:rPr>
            <m:t>=</m:t>
          </m:r>
          <m:f>
            <m:fPr>
              <m:ctrlPr>
                <w:rPr>
                  <w:rFonts w:ascii="Cambria Math" w:hAnsi="Cambria Math"/>
                </w:rPr>
              </m:ctrlPr>
            </m:fPr>
            <m:num>
              <m:sSub>
                <m:sSubPr>
                  <m:ctrlPr>
                    <w:rPr>
                      <w:rFonts w:ascii="Cambria Math" w:hAnsi="Cambria Math"/>
                    </w:rPr>
                  </m:ctrlPr>
                </m:sSubPr>
                <m:e>
                  <m:acc>
                    <m:accPr>
                      <m:ctrlPr>
                        <w:rPr>
                          <w:rFonts w:ascii="Cambria Math" w:hAnsi="Cambria Math"/>
                        </w:rPr>
                      </m:ctrlPr>
                    </m:accPr>
                    <m:e>
                      <m:r>
                        <w:rPr>
                          <w:rFonts w:ascii="Cambria Math" w:hAnsi="Cambria Math"/>
                        </w:rPr>
                        <m:t>U</m:t>
                      </m:r>
                    </m:e>
                  </m:acc>
                </m:e>
                <m:sub>
                  <m:r>
                    <w:rPr>
                      <w:rFonts w:ascii="Cambria Math" w:hAnsi="Cambria Math"/>
                    </w:rPr>
                    <m:t>i</m:t>
                  </m:r>
                </m:sub>
              </m:sSub>
              <m:r>
                <w:rPr>
                  <w:rFonts w:ascii="Cambria Math" w:hAnsi="Cambria Math"/>
                </w:rPr>
                <m:t>(</m:t>
              </m:r>
              <m:sSubSup>
                <m:sSubSupPr>
                  <m:ctrlPr>
                    <w:rPr>
                      <w:rFonts w:ascii="Cambria Math" w:hAnsi="Cambria Math"/>
                    </w:rPr>
                  </m:ctrlPr>
                </m:sSubSupPr>
                <m:e>
                  <m:r>
                    <w:rPr>
                      <w:rFonts w:ascii="Cambria Math" w:hAnsi="Cambria Math"/>
                    </w:rPr>
                    <m:t>e</m:t>
                  </m:r>
                </m:e>
                <m:sub>
                  <m:r>
                    <w:rPr>
                      <w:rFonts w:ascii="Cambria Math" w:hAnsi="Cambria Math"/>
                    </w:rPr>
                    <m:t>i</m:t>
                  </m:r>
                </m:sub>
                <m:sup>
                  <m:r>
                    <w:rPr>
                      <w:rFonts w:ascii="Cambria Math" w:hAnsi="Cambria Math"/>
                    </w:rPr>
                    <m:t>+</m:t>
                  </m:r>
                </m:sup>
              </m:sSubSup>
              <m:r>
                <w:rPr>
                  <w:rFonts w:ascii="Cambria Math" w:hAnsi="Cambria Math"/>
                </w:rPr>
                <m:t>,</m:t>
              </m:r>
              <m:sSubSup>
                <m:sSubSupPr>
                  <m:ctrlPr>
                    <w:rPr>
                      <w:rFonts w:ascii="Cambria Math" w:hAnsi="Cambria Math"/>
                    </w:rPr>
                  </m:ctrlPr>
                </m:sSubSupPr>
                <m:e>
                  <m:r>
                    <w:rPr>
                      <w:rFonts w:ascii="Cambria Math" w:hAnsi="Cambria Math"/>
                    </w:rPr>
                    <m:t>e</m:t>
                  </m:r>
                </m:e>
                <m:sub>
                  <m:r>
                    <w:rPr>
                      <w:rFonts w:ascii="Cambria Math" w:hAnsi="Cambria Math"/>
                    </w:rPr>
                    <m:t>j</m:t>
                  </m:r>
                </m:sub>
                <m:sup>
                  <m:d>
                    <m:dPr>
                      <m:ctrlPr>
                        <w:rPr>
                          <w:rFonts w:ascii="Cambria Math" w:hAnsi="Cambria Math"/>
                        </w:rPr>
                      </m:ctrlPr>
                    </m:dPr>
                    <m:e>
                      <m:r>
                        <w:rPr>
                          <w:rFonts w:ascii="Cambria Math" w:hAnsi="Cambria Math"/>
                        </w:rPr>
                        <m:t>t</m:t>
                      </m:r>
                    </m:e>
                  </m:d>
                </m:sup>
              </m:sSubSup>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U</m:t>
                      </m:r>
                    </m:e>
                  </m:acc>
                </m:e>
                <m:sub>
                  <m:r>
                    <w:rPr>
                      <w:rFonts w:ascii="Cambria Math" w:hAnsi="Cambria Math"/>
                    </w:rPr>
                    <m:t>i</m:t>
                  </m:r>
                </m:sub>
              </m:sSub>
              <m:r>
                <w:rPr>
                  <w:rFonts w:ascii="Cambria Math" w:hAnsi="Cambria Math"/>
                </w:rPr>
                <m:t>(</m:t>
              </m:r>
              <m:sSubSup>
                <m:sSubSupPr>
                  <m:ctrlPr>
                    <w:rPr>
                      <w:rFonts w:ascii="Cambria Math" w:hAnsi="Cambria Math"/>
                    </w:rPr>
                  </m:ctrlPr>
                </m:sSubSupPr>
                <m:e>
                  <m:r>
                    <w:rPr>
                      <w:rFonts w:ascii="Cambria Math" w:hAnsi="Cambria Math"/>
                    </w:rPr>
                    <m:t>e</m:t>
                  </m:r>
                </m:e>
                <m:sub>
                  <m:r>
                    <w:rPr>
                      <w:rFonts w:ascii="Cambria Math" w:hAnsi="Cambria Math"/>
                    </w:rPr>
                    <m:t>i</m:t>
                  </m:r>
                </m:sub>
                <m:sup>
                  <m:r>
                    <w:rPr>
                      <w:rFonts w:ascii="Cambria Math" w:hAnsi="Cambria Math"/>
                    </w:rPr>
                    <m:t>-</m:t>
                  </m:r>
                </m:sup>
              </m:sSubSup>
              <m:r>
                <w:rPr>
                  <w:rFonts w:ascii="Cambria Math" w:hAnsi="Cambria Math"/>
                </w:rPr>
                <m:t>,</m:t>
              </m:r>
              <m:sSubSup>
                <m:sSubSupPr>
                  <m:ctrlPr>
                    <w:rPr>
                      <w:rFonts w:ascii="Cambria Math" w:hAnsi="Cambria Math"/>
                    </w:rPr>
                  </m:ctrlPr>
                </m:sSubSupPr>
                <m:e>
                  <m:r>
                    <w:rPr>
                      <w:rFonts w:ascii="Cambria Math" w:hAnsi="Cambria Math"/>
                    </w:rPr>
                    <m:t>e</m:t>
                  </m:r>
                </m:e>
                <m:sub>
                  <m:r>
                    <w:rPr>
                      <w:rFonts w:ascii="Cambria Math" w:hAnsi="Cambria Math"/>
                    </w:rPr>
                    <m:t>j</m:t>
                  </m:r>
                </m:sub>
                <m:sup>
                  <m:d>
                    <m:dPr>
                      <m:ctrlPr>
                        <w:rPr>
                          <w:rFonts w:ascii="Cambria Math" w:hAnsi="Cambria Math"/>
                        </w:rPr>
                      </m:ctrlPr>
                    </m:dPr>
                    <m:e>
                      <m:r>
                        <w:rPr>
                          <w:rFonts w:ascii="Cambria Math" w:hAnsi="Cambria Math"/>
                        </w:rPr>
                        <m:t>t</m:t>
                      </m:r>
                    </m:e>
                  </m:d>
                </m:sup>
              </m:sSubSup>
              <m:r>
                <w:rPr>
                  <w:rFonts w:ascii="Cambria Math" w:hAnsi="Cambria Math"/>
                </w:rPr>
                <m:t>)</m:t>
              </m:r>
            </m:num>
            <m:den>
              <m:r>
                <w:rPr>
                  <w:rFonts w:ascii="Cambria Math" w:hAnsi="Cambria Math"/>
                </w:rPr>
                <m:t>2δ</m:t>
              </m:r>
            </m:den>
          </m:f>
          <m:r>
            <m:rPr>
              <m:sty m:val="p"/>
            </m:rPr>
            <w:rPr>
              <w:rFonts w:ascii="Cambria Math" w:hAnsi="Cambria Math"/>
            </w:rPr>
            <m:t>.</m:t>
          </m:r>
        </m:oMath>
      </m:oMathPara>
    </w:p>
    <w:p w14:paraId="4CBA8A42" w14:textId="6ABD6963" w:rsidR="00FE10BB" w:rsidRPr="003F3D90" w:rsidRDefault="00FE10BB" w:rsidP="00FE10BB">
      <w:pPr>
        <w:pStyle w:val="NormalWeb"/>
      </w:pPr>
      <w:r w:rsidRPr="003F3D90">
        <w:t xml:space="preserve">7. </w:t>
      </w:r>
      <w:r w:rsidR="00E00036" w:rsidRPr="003F3D90">
        <w:t>After computing the gradients for both players, u</w:t>
      </w:r>
      <w:r w:rsidR="00F610F7" w:rsidRPr="003F3D90">
        <w:t xml:space="preserve">pdate </w:t>
      </w:r>
      <w:r w:rsidR="00E00036" w:rsidRPr="003F3D90">
        <w:t>efforts</w:t>
      </w:r>
      <w:r w:rsidRPr="003F3D90">
        <w:t xml:space="preserve"> simultaneously using projected gradient ascent:</w:t>
      </w:r>
    </w:p>
    <w:p w14:paraId="0A5CCA81" w14:textId="60072A5A" w:rsidR="00FE10BB" w:rsidRPr="003F3D90" w:rsidRDefault="00000000" w:rsidP="00FE10BB">
      <w:pPr>
        <w:pStyle w:val="NormalWeb"/>
        <w:jc w:val="center"/>
        <w:rPr>
          <w:i/>
        </w:rPr>
      </w:pPr>
      <m:oMathPara>
        <m:oMath>
          <m:sSubSup>
            <m:sSubSupPr>
              <m:ctrlPr>
                <w:rPr>
                  <w:rFonts w:ascii="Cambria Math" w:hAnsi="Cambria Math"/>
                </w:rPr>
              </m:ctrlPr>
            </m:sSubSupPr>
            <m:e>
              <m:r>
                <w:rPr>
                  <w:rFonts w:ascii="Cambria Math" w:hAnsi="Cambria Math"/>
                </w:rPr>
                <m:t>e</m:t>
              </m:r>
            </m:e>
            <m:sub>
              <m:r>
                <w:rPr>
                  <w:rFonts w:ascii="Cambria Math" w:hAnsi="Cambria Math"/>
                </w:rPr>
                <m:t>i</m:t>
              </m:r>
            </m:sub>
            <m:sup>
              <m:r>
                <m:rPr>
                  <m:sty m:val="p"/>
                </m:rPr>
                <w:rPr>
                  <w:rFonts w:ascii="Cambria Math" w:hAnsi="Cambria Math"/>
                </w:rPr>
                <m:t>(</m:t>
              </m:r>
              <m:r>
                <w:rPr>
                  <w:rFonts w:ascii="Cambria Math" w:hAnsi="Cambria Math"/>
                </w:rPr>
                <m:t>t</m:t>
              </m:r>
              <m:r>
                <m:rPr>
                  <m:sty m:val="p"/>
                </m:rPr>
                <w:rPr>
                  <w:rFonts w:ascii="Cambria Math" w:hAnsi="Cambria Math"/>
                </w:rPr>
                <m:t>+1)</m:t>
              </m:r>
            </m:sup>
          </m:sSubSup>
          <m:r>
            <w:rPr>
              <w:rFonts w:ascii="Cambria Math" w:hAnsi="Cambria Math"/>
            </w:rPr>
            <m:t>=</m:t>
          </m:r>
          <m:r>
            <m:rPr>
              <m:sty m:val="p"/>
            </m:rPr>
            <w:rPr>
              <w:rFonts w:ascii="Cambria Math" w:hAnsi="Cambria Math"/>
            </w:rPr>
            <m:t>clip</m:t>
          </m:r>
          <m:d>
            <m:dPr>
              <m:ctrlPr>
                <w:rPr>
                  <w:rFonts w:ascii="Cambria Math" w:hAnsi="Cambria Math"/>
                  <w:i/>
                </w:rPr>
              </m:ctrlPr>
            </m:dPr>
            <m:e>
              <m:sSubSup>
                <m:sSubSupPr>
                  <m:ctrlPr>
                    <w:rPr>
                      <w:rFonts w:ascii="Cambria Math" w:hAnsi="Cambria Math"/>
                    </w:rPr>
                  </m:ctrlPr>
                </m:sSubSupPr>
                <m:e>
                  <m:r>
                    <w:rPr>
                      <w:rFonts w:ascii="Cambria Math" w:hAnsi="Cambria Math"/>
                    </w:rPr>
                    <m:t>e</m:t>
                  </m:r>
                </m:e>
                <m:sub>
                  <m:r>
                    <w:rPr>
                      <w:rFonts w:ascii="Cambria Math" w:hAnsi="Cambria Math"/>
                    </w:rPr>
                    <m:t>i</m:t>
                  </m:r>
                </m:sub>
                <m:sup>
                  <m:d>
                    <m:dPr>
                      <m:ctrlPr>
                        <w:rPr>
                          <w:rFonts w:ascii="Cambria Math" w:hAnsi="Cambria Math"/>
                        </w:rPr>
                      </m:ctrlPr>
                    </m:dPr>
                    <m:e>
                      <m:r>
                        <w:rPr>
                          <w:rFonts w:ascii="Cambria Math" w:hAnsi="Cambria Math"/>
                        </w:rPr>
                        <m:t>t</m:t>
                      </m:r>
                    </m:e>
                  </m:d>
                </m:sup>
              </m:sSubSup>
              <m:r>
                <w:rPr>
                  <w:rFonts w:ascii="Cambria Math" w:hAnsi="Cambria Math"/>
                </w:rPr>
                <m:t>+η</m:t>
              </m:r>
              <m:sSubSup>
                <m:sSubSupPr>
                  <m:ctrlPr>
                    <w:rPr>
                      <w:rFonts w:ascii="Cambria Math" w:hAnsi="Cambria Math"/>
                    </w:rPr>
                  </m:ctrlPr>
                </m:sSubSupPr>
                <m:e>
                  <m:acc>
                    <m:accPr>
                      <m:ctrlPr>
                        <w:rPr>
                          <w:rFonts w:ascii="Cambria Math" w:hAnsi="Cambria Math"/>
                        </w:rPr>
                      </m:ctrlPr>
                    </m:accPr>
                    <m:e>
                      <m:r>
                        <w:rPr>
                          <w:rFonts w:ascii="Cambria Math" w:hAnsi="Cambria Math"/>
                        </w:rPr>
                        <m:t>g</m:t>
                      </m:r>
                    </m:e>
                  </m:acc>
                </m:e>
                <m:sub>
                  <m:r>
                    <w:rPr>
                      <w:rFonts w:ascii="Cambria Math" w:hAnsi="Cambria Math"/>
                    </w:rPr>
                    <m:t>i</m:t>
                  </m:r>
                </m:sub>
                <m:sup>
                  <m:d>
                    <m:dPr>
                      <m:ctrlPr>
                        <w:rPr>
                          <w:rFonts w:ascii="Cambria Math" w:hAnsi="Cambria Math"/>
                        </w:rPr>
                      </m:ctrlPr>
                    </m:dPr>
                    <m:e>
                      <m:r>
                        <w:rPr>
                          <w:rFonts w:ascii="Cambria Math" w:hAnsi="Cambria Math"/>
                        </w:rPr>
                        <m:t>t</m:t>
                      </m:r>
                    </m:e>
                  </m:d>
                </m:sup>
              </m:sSubSup>
            </m:e>
          </m:d>
          <m:r>
            <w:rPr>
              <w:rFonts w:ascii="Cambria Math" w:hAnsi="Cambria Math"/>
            </w:rPr>
            <m:t>,i=1,2.</m:t>
          </m:r>
        </m:oMath>
      </m:oMathPara>
    </w:p>
    <w:p w14:paraId="7E787D0E" w14:textId="3E272503" w:rsidR="00F610F7" w:rsidRPr="003F3D90" w:rsidRDefault="00FE10BB" w:rsidP="00172962">
      <w:pPr>
        <w:pStyle w:val="NormalWeb"/>
      </w:pPr>
      <w:r w:rsidRPr="003F3D90">
        <w:rPr>
          <w:iCs/>
        </w:rPr>
        <w:t>8. If</w:t>
      </w:r>
      <w:r w:rsidRPr="003F3D90">
        <w:rPr>
          <w:i/>
        </w:rPr>
        <w:t xml:space="preserve"> </w:t>
      </w:r>
      <m:oMath>
        <m:sSub>
          <m:sSubPr>
            <m:ctrlPr>
              <w:rPr>
                <w:rFonts w:ascii="Cambria Math" w:hAnsi="Cambria Math"/>
              </w:rPr>
            </m:ctrlPr>
          </m:sSubPr>
          <m:e>
            <m:r>
              <m:rPr>
                <m:sty m:val="p"/>
              </m:rPr>
              <w:rPr>
                <w:rFonts w:ascii="Cambria Math" w:hAnsi="Cambria Math"/>
              </w:rPr>
              <m:t>max</m:t>
            </m:r>
            <m:r>
              <w:rPr>
                <w:rFonts w:ascii="Cambria Math" w:hAnsi="Cambria Math"/>
              </w:rPr>
              <m:t>⁡</m:t>
            </m:r>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w:rPr>
                <w:rFonts w:ascii="Cambria Math" w:hAnsi="Cambria Math"/>
              </w:rPr>
              <m:t>e</m:t>
            </m:r>
          </m:e>
          <m:sub>
            <m:r>
              <w:rPr>
                <w:rFonts w:ascii="Cambria Math" w:hAnsi="Cambria Math"/>
              </w:rPr>
              <m:t>i</m:t>
            </m:r>
          </m:sub>
          <m:sup>
            <m:r>
              <m:rPr>
                <m:sty m:val="p"/>
              </m:rPr>
              <w:rPr>
                <w:rFonts w:ascii="Cambria Math" w:hAnsi="Cambria Math"/>
              </w:rPr>
              <m:t>(</m:t>
            </m:r>
            <m:r>
              <w:rPr>
                <w:rFonts w:ascii="Cambria Math" w:hAnsi="Cambria Math"/>
              </w:rPr>
              <m:t>t</m:t>
            </m:r>
            <m:r>
              <m:rPr>
                <m:sty m:val="p"/>
              </m:rPr>
              <w:rPr>
                <w:rFonts w:ascii="Cambria Math" w:hAnsi="Cambria Math"/>
              </w:rPr>
              <m:t>+1)</m:t>
            </m:r>
          </m:sup>
        </m:sSubSup>
        <m:r>
          <w:rPr>
            <w:rFonts w:ascii="Cambria Math" w:hAnsi="Cambria Math"/>
          </w:rPr>
          <m:t>-</m:t>
        </m:r>
        <m:sSubSup>
          <m:sSubSupPr>
            <m:ctrlPr>
              <w:rPr>
                <w:rFonts w:ascii="Cambria Math" w:hAnsi="Cambria Math"/>
              </w:rPr>
            </m:ctrlPr>
          </m:sSubSupPr>
          <m:e>
            <m:r>
              <w:rPr>
                <w:rFonts w:ascii="Cambria Math" w:hAnsi="Cambria Math"/>
              </w:rPr>
              <m:t>e</m:t>
            </m:r>
          </m:e>
          <m:sub>
            <m:r>
              <w:rPr>
                <w:rFonts w:ascii="Cambria Math" w:hAnsi="Cambria Math"/>
              </w:rPr>
              <m:t>i</m:t>
            </m:r>
          </m:sub>
          <m:sup>
            <m:d>
              <m:dPr>
                <m:ctrlPr>
                  <w:rPr>
                    <w:rFonts w:ascii="Cambria Math" w:hAnsi="Cambria Math"/>
                  </w:rPr>
                </m:ctrlPr>
              </m:dPr>
              <m:e>
                <m:r>
                  <w:rPr>
                    <w:rFonts w:ascii="Cambria Math" w:hAnsi="Cambria Math"/>
                  </w:rPr>
                  <m:t>t</m:t>
                </m:r>
              </m:e>
            </m:d>
          </m:sup>
        </m:sSubSup>
        <m:r>
          <m:rPr>
            <m:sty m:val="p"/>
          </m:rPr>
          <w:rPr>
            <w:rFonts w:ascii="Cambria Math" w:hAnsi="Cambria Math"/>
          </w:rPr>
          <m:t>∣</m:t>
        </m:r>
        <m:r>
          <w:rPr>
            <w:rFonts w:ascii="Cambria Math" w:hAnsi="Cambria Math"/>
          </w:rPr>
          <m:t>&lt;τ</m:t>
        </m:r>
      </m:oMath>
      <w:r w:rsidR="00F610F7" w:rsidRPr="003F3D90">
        <w:t xml:space="preserve">, </w:t>
      </w:r>
      <w:r w:rsidR="00172962" w:rsidRPr="003F3D90">
        <w:t xml:space="preserve"> </w:t>
      </w:r>
      <w:r w:rsidRPr="003F3D90">
        <w:t xml:space="preserve">then </w:t>
      </w:r>
      <w:r w:rsidR="00F610F7" w:rsidRPr="003F3D90">
        <w:t>terminate.</w:t>
      </w:r>
    </w:p>
    <w:p w14:paraId="6F629086" w14:textId="1EDF191B" w:rsidR="00F610F7" w:rsidRPr="003F3D90" w:rsidRDefault="00FE10BB" w:rsidP="00F610F7">
      <w:pPr>
        <w:pStyle w:val="NormalWeb"/>
        <w:rPr>
          <w:rStyle w:val="Strong"/>
          <w:rFonts w:eastAsiaTheme="majorEastAsia"/>
        </w:rPr>
      </w:pPr>
      <w:r w:rsidRPr="003F3D90">
        <w:t xml:space="preserve">9. </w:t>
      </w:r>
      <w:r w:rsidR="00F610F7" w:rsidRPr="003F3D90">
        <w:rPr>
          <w:rStyle w:val="Strong"/>
          <w:rFonts w:eastAsiaTheme="majorEastAsia"/>
          <w:b w:val="0"/>
          <w:bCs w:val="0"/>
        </w:rPr>
        <w:t>End for</w:t>
      </w:r>
    </w:p>
    <w:p w14:paraId="6F2D62C3" w14:textId="5876DFC5" w:rsidR="00F6482C" w:rsidRPr="003F3D90" w:rsidRDefault="00FE10BB" w:rsidP="009175B1">
      <w:pPr>
        <w:pStyle w:val="NormalWeb"/>
      </w:pPr>
      <w:r w:rsidRPr="003F3D90">
        <w:rPr>
          <w:rStyle w:val="Strong"/>
          <w:rFonts w:eastAsiaTheme="majorEastAsia"/>
          <w:b w:val="0"/>
          <w:bCs w:val="0"/>
        </w:rPr>
        <w:t xml:space="preserve">10. </w:t>
      </w:r>
      <w:r w:rsidR="00F610F7" w:rsidRPr="003F3D90">
        <w:rPr>
          <w:rStyle w:val="Strong"/>
          <w:rFonts w:eastAsiaTheme="majorEastAsia"/>
          <w:b w:val="0"/>
          <w:bCs w:val="0"/>
        </w:rPr>
        <w:t>Return</w:t>
      </w:r>
      <w:r w:rsidR="00B77BF3" w:rsidRPr="003F3D90">
        <w:t xml:space="preserve"> </w:t>
      </w:r>
      <w:r w:rsidR="00CE7E3A" w:rsidRPr="003F3D90">
        <w:t xml:space="preserve">the final effort profile </w:t>
      </w:r>
      <m:oMath>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2</m:t>
            </m:r>
          </m:sub>
        </m:sSub>
        <m:r>
          <w:rPr>
            <w:rFonts w:ascii="Cambria Math" w:hAnsi="Cambria Math"/>
          </w:rPr>
          <m:t>)</m:t>
        </m:r>
      </m:oMath>
      <w:r w:rsidR="00F610F7" w:rsidRPr="003F3D90">
        <w:t>.</w:t>
      </w:r>
    </w:p>
    <w:p w14:paraId="343BF5FC" w14:textId="77777777" w:rsidR="00847D8C" w:rsidRPr="003F3D90" w:rsidRDefault="00847D8C" w:rsidP="00D65A23">
      <w:pPr>
        <w:spacing w:before="240" w:after="240" w:line="360" w:lineRule="auto"/>
        <w:jc w:val="both"/>
        <w:rPr>
          <w:color w:val="000000" w:themeColor="text1"/>
        </w:rPr>
      </w:pPr>
    </w:p>
    <w:p w14:paraId="11902FD7" w14:textId="77777777" w:rsidR="00847D8C" w:rsidRPr="003F3D90" w:rsidRDefault="00847D8C" w:rsidP="00D65A23">
      <w:pPr>
        <w:spacing w:before="240" w:after="240" w:line="360" w:lineRule="auto"/>
        <w:jc w:val="both"/>
        <w:rPr>
          <w:color w:val="000000" w:themeColor="text1"/>
        </w:rPr>
      </w:pPr>
    </w:p>
    <w:p w14:paraId="723037F4" w14:textId="77777777" w:rsidR="00847D8C" w:rsidRPr="003F3D90" w:rsidRDefault="00847D8C" w:rsidP="00D65A23">
      <w:pPr>
        <w:spacing w:before="240" w:after="240" w:line="360" w:lineRule="auto"/>
        <w:jc w:val="both"/>
        <w:rPr>
          <w:color w:val="000000" w:themeColor="text1"/>
        </w:rPr>
      </w:pPr>
    </w:p>
    <w:p w14:paraId="21832987" w14:textId="77777777" w:rsidR="00847D8C" w:rsidRPr="003F3D90" w:rsidRDefault="00847D8C" w:rsidP="00D65A23">
      <w:pPr>
        <w:spacing w:before="240" w:after="240" w:line="360" w:lineRule="auto"/>
        <w:jc w:val="both"/>
        <w:rPr>
          <w:color w:val="000000" w:themeColor="text1"/>
        </w:rPr>
      </w:pPr>
    </w:p>
    <w:p w14:paraId="36570B25" w14:textId="3EDF8F24" w:rsidR="009175B1" w:rsidRPr="003F3D90" w:rsidRDefault="008737FF" w:rsidP="00D65A23">
      <w:pPr>
        <w:spacing w:before="240" w:after="240" w:line="360" w:lineRule="auto"/>
        <w:jc w:val="both"/>
        <w:rPr>
          <w:color w:val="000000" w:themeColor="text1"/>
        </w:rPr>
      </w:pPr>
      <w:r w:rsidRPr="003F3D90">
        <w:rPr>
          <w:color w:val="000000" w:themeColor="text1"/>
        </w:rPr>
        <w:t>Appendix B</w:t>
      </w:r>
      <w:r w:rsidR="00A01AC1" w:rsidRPr="003F3D90">
        <w:rPr>
          <w:color w:val="000000" w:themeColor="text1"/>
        </w:rPr>
        <w:t xml:space="preserve"> </w:t>
      </w:r>
    </w:p>
    <w:p w14:paraId="5FC1EF17" w14:textId="77777777" w:rsidR="009175B1" w:rsidRPr="003F3D90" w:rsidRDefault="009175B1" w:rsidP="009175B1">
      <w:pPr>
        <w:spacing w:before="240" w:after="240" w:line="360" w:lineRule="auto"/>
        <w:jc w:val="both"/>
        <w:rPr>
          <w:color w:val="000000" w:themeColor="text1"/>
        </w:rPr>
      </w:pPr>
      <w:r w:rsidRPr="003F3D90">
        <w:rPr>
          <w:color w:val="000000" w:themeColor="text1"/>
        </w:rPr>
        <w:t>Evolution of the Learned Policy Distribution</w:t>
      </w:r>
    </w:p>
    <w:p w14:paraId="2DFE2677" w14:textId="77777777" w:rsidR="009175B1" w:rsidRPr="003F3D90" w:rsidRDefault="009175B1" w:rsidP="009175B1">
      <w:pPr>
        <w:spacing w:before="240" w:after="240" w:line="360" w:lineRule="auto"/>
        <w:jc w:val="both"/>
      </w:pPr>
      <w:r w:rsidRPr="003F3D90">
        <w:t>To better understand how equilibrium behavior emerges during training, we visualize the evolution of the learned action distribution at different stages of optimization. Because TEL-PPO represents each agent’s policy as a Beta distribution, these snapshots reveal not only the location of the policy mean, but also the degree of policy concentration over time. As training proceeds, the learned distribution becomes increasingly sharp and concentrated, indicating a gradual transition from exploratory stochastic behavior to a near-deterministic policy. At the same time, the center of the distribution moves closer to the analytical equilibrium, showing that learning improves both policy precision and target alignment. This provides a distribution-level explanation for the convergence patterns observed in the preceding diagnostics.</w:t>
      </w:r>
    </w:p>
    <w:p w14:paraId="0A16664B" w14:textId="77777777" w:rsidR="009175B1" w:rsidRPr="003F3D90" w:rsidRDefault="009175B1" w:rsidP="009175B1">
      <w:pPr>
        <w:spacing w:before="240" w:after="240" w:line="360" w:lineRule="auto"/>
        <w:jc w:val="both"/>
      </w:pPr>
      <w:r w:rsidRPr="003F3D90">
        <w:t xml:space="preserve">In the early stage (10% of training), the learned policy remains relatively diffuse, reflecting continued exploration and incomplete alignment with the equilibrium target. By the midpoint of </w:t>
      </w:r>
      <w:r w:rsidRPr="003F3D90">
        <w:lastRenderedPageBreak/>
        <w:t xml:space="preserve">training (50%), the distribution becomes more </w:t>
      </w:r>
      <w:proofErr w:type="gramStart"/>
      <w:r w:rsidRPr="003F3D90">
        <w:t>concentrated</w:t>
      </w:r>
      <w:proofErr w:type="gramEnd"/>
      <w:r w:rsidRPr="003F3D90">
        <w:t xml:space="preserve"> and its center moves closer to the theoretical benchmark, indicating simultaneous reduction in uncertainty and improvement in target accuracy. In the late stage (90%), the distribution is sharply peaked around a narrow effort region, suggesting that exploration has largely vanished and the policy has effectively collapsed onto a near-equilibrium strategy.</w:t>
      </w:r>
    </w:p>
    <w:p w14:paraId="185F1487" w14:textId="77777777" w:rsidR="009175B1" w:rsidRPr="003F3D90" w:rsidRDefault="009175B1" w:rsidP="009175B1">
      <w:pPr>
        <w:spacing w:before="240" w:after="240" w:line="360" w:lineRule="auto"/>
        <w:jc w:val="both"/>
        <w:rPr>
          <w:color w:val="000000" w:themeColor="text1"/>
        </w:rPr>
      </w:pPr>
      <w:r w:rsidRPr="003F3D90">
        <w:rPr>
          <w:noProof/>
          <w:color w:val="000000" w:themeColor="text1"/>
          <w14:ligatures w14:val="standardContextual"/>
        </w:rPr>
        <w:drawing>
          <wp:inline distT="0" distB="0" distL="0" distR="0" wp14:anchorId="1D8A7F50" wp14:editId="6542E837">
            <wp:extent cx="5943600" cy="1937385"/>
            <wp:effectExtent l="0" t="0" r="0" b="5715"/>
            <wp:docPr id="63093707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937075" name="Picture 630937075"/>
                    <pic:cNvPicPr/>
                  </pic:nvPicPr>
                  <pic:blipFill>
                    <a:blip r:embed="rId16"/>
                    <a:stretch>
                      <a:fillRect/>
                    </a:stretch>
                  </pic:blipFill>
                  <pic:spPr>
                    <a:xfrm>
                      <a:off x="0" y="0"/>
                      <a:ext cx="5943600" cy="1937385"/>
                    </a:xfrm>
                    <a:prstGeom prst="rect">
                      <a:avLst/>
                    </a:prstGeom>
                  </pic:spPr>
                </pic:pic>
              </a:graphicData>
            </a:graphic>
          </wp:inline>
        </w:drawing>
      </w:r>
    </w:p>
    <w:p w14:paraId="12A34B40" w14:textId="77777777" w:rsidR="009175B1" w:rsidRPr="003F3D90" w:rsidRDefault="009175B1" w:rsidP="009175B1">
      <w:pPr>
        <w:spacing w:before="240" w:after="240" w:line="360" w:lineRule="auto"/>
        <w:rPr>
          <w:color w:val="000000" w:themeColor="text1"/>
          <w:sz w:val="20"/>
          <w:szCs w:val="20"/>
        </w:rPr>
      </w:pPr>
      <w:r w:rsidRPr="003F3D90">
        <w:rPr>
          <w:rStyle w:val="Strong"/>
          <w:sz w:val="20"/>
          <w:szCs w:val="20"/>
        </w:rPr>
        <w:t>Figure 6. Evolution of the learned policy distribution over training.</w:t>
      </w:r>
      <w:r w:rsidRPr="003F3D90">
        <w:rPr>
          <w:sz w:val="20"/>
          <w:szCs w:val="20"/>
        </w:rPr>
        <w:br/>
        <w:t xml:space="preserve">The figure shows snapshots of the Beta-parameterized action distribution at 10%, 50%, and 90% of training. As optimization proceeds, the learned distribution becomes increasingly </w:t>
      </w:r>
      <w:proofErr w:type="gramStart"/>
      <w:r w:rsidRPr="003F3D90">
        <w:rPr>
          <w:sz w:val="20"/>
          <w:szCs w:val="20"/>
        </w:rPr>
        <w:t>concentrated</w:t>
      </w:r>
      <w:proofErr w:type="gramEnd"/>
      <w:r w:rsidRPr="003F3D90">
        <w:rPr>
          <w:sz w:val="20"/>
          <w:szCs w:val="20"/>
        </w:rPr>
        <w:t xml:space="preserve"> and its mean moves closer to the analytical equilibrium. This pattern indicates a transition from exploratory stochastic behavior to a near-deterministic policy and provides a distribution-level interpretation of the convergence diagnostics reported in the preceding figures.</w:t>
      </w:r>
    </w:p>
    <w:p w14:paraId="4DA5768D" w14:textId="77777777" w:rsidR="009175B1" w:rsidRPr="003F3D90" w:rsidRDefault="009175B1" w:rsidP="00D65A23">
      <w:pPr>
        <w:spacing w:before="240" w:after="240" w:line="360" w:lineRule="auto"/>
        <w:jc w:val="both"/>
        <w:rPr>
          <w:color w:val="000000" w:themeColor="text1"/>
        </w:rPr>
      </w:pPr>
    </w:p>
    <w:p w14:paraId="752F2654" w14:textId="1B72AFF1" w:rsidR="008737FF" w:rsidRPr="003F3D90" w:rsidRDefault="009175B1" w:rsidP="00D65A23">
      <w:pPr>
        <w:spacing w:before="240" w:after="240" w:line="360" w:lineRule="auto"/>
        <w:jc w:val="both"/>
        <w:rPr>
          <w:color w:val="000000" w:themeColor="text1"/>
        </w:rPr>
      </w:pPr>
      <w:r w:rsidRPr="003F3D90">
        <w:rPr>
          <w:color w:val="000000" w:themeColor="text1"/>
        </w:rPr>
        <w:t xml:space="preserve">Appendix C </w:t>
      </w:r>
      <w:r w:rsidR="00A01AC1" w:rsidRPr="003F3D90">
        <w:rPr>
          <w:color w:val="000000" w:themeColor="text1"/>
        </w:rPr>
        <w:t>Equilibrium for t</w:t>
      </w:r>
      <w:r w:rsidR="008737FF" w:rsidRPr="003F3D90">
        <w:rPr>
          <w:color w:val="000000" w:themeColor="text1"/>
        </w:rPr>
        <w:t xml:space="preserve">hree-player Tournament </w:t>
      </w:r>
    </w:p>
    <w:p w14:paraId="0D9055EC" w14:textId="2E44AA28" w:rsidR="00A01AC1" w:rsidRPr="003F3D90" w:rsidRDefault="00A01AC1" w:rsidP="00A01AC1">
      <w:pPr>
        <w:spacing w:before="240" w:after="240" w:line="360" w:lineRule="auto"/>
        <w:jc w:val="both"/>
        <w:rPr>
          <w:color w:val="000000" w:themeColor="text1"/>
        </w:rPr>
      </w:pPr>
      <w:r w:rsidRPr="003F3D90">
        <w:rPr>
          <w:color w:val="000000" w:themeColor="text1"/>
        </w:rPr>
        <w:t xml:space="preserve">Appendix </w:t>
      </w:r>
      <w:r w:rsidR="009175B1" w:rsidRPr="003F3D90">
        <w:rPr>
          <w:color w:val="000000" w:themeColor="text1"/>
        </w:rPr>
        <w:t>D</w:t>
      </w:r>
      <w:r w:rsidRPr="003F3D90">
        <w:rPr>
          <w:color w:val="000000" w:themeColor="text1"/>
        </w:rPr>
        <w:t xml:space="preserve"> Equilibrium for Tournament with </w:t>
      </w:r>
      <w:r w:rsidRPr="003F3D90">
        <w:rPr>
          <w:rStyle w:val="Strong"/>
          <w:b w:val="0"/>
          <w:bCs w:val="0"/>
          <w:color w:val="000000" w:themeColor="text1"/>
        </w:rPr>
        <w:t>Heterogeneous Contestants</w:t>
      </w:r>
    </w:p>
    <w:p w14:paraId="69AC2EE7" w14:textId="77777777" w:rsidR="00A01AC1" w:rsidRPr="003F3D90" w:rsidRDefault="00A01AC1" w:rsidP="00D65A23">
      <w:pPr>
        <w:spacing w:before="240" w:after="240" w:line="360" w:lineRule="auto"/>
        <w:jc w:val="both"/>
        <w:rPr>
          <w:color w:val="000000" w:themeColor="text1"/>
        </w:rPr>
      </w:pPr>
    </w:p>
    <w:sectPr w:rsidR="00A01AC1" w:rsidRPr="003F3D90">
      <w:footerReference w:type="default" r:id="rId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88F27E" w14:textId="77777777" w:rsidR="00213E22" w:rsidRDefault="00213E22" w:rsidP="00E52B87">
      <w:r>
        <w:separator/>
      </w:r>
    </w:p>
  </w:endnote>
  <w:endnote w:type="continuationSeparator" w:id="0">
    <w:p w14:paraId="596069E4" w14:textId="77777777" w:rsidR="00213E22" w:rsidRDefault="00213E22" w:rsidP="00E52B87">
      <w:r>
        <w:continuationSeparator/>
      </w:r>
    </w:p>
  </w:endnote>
  <w:endnote w:type="continuationNotice" w:id="1">
    <w:p w14:paraId="2A46318C" w14:textId="77777777" w:rsidR="00213E22" w:rsidRDefault="00213E2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Helvetica">
    <w:panose1 w:val="00000000000000000000"/>
    <w:charset w:val="00"/>
    <w:family w:val="auto"/>
    <w:pitch w:val="variable"/>
    <w:sig w:usb0="E00002FF" w:usb1="5000785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3EA2B1" w14:textId="77777777" w:rsidR="00E52B87" w:rsidRPr="00A21D2D" w:rsidRDefault="00E52B87">
    <w:pPr>
      <w:pStyle w:val="Footer"/>
      <w:jc w:val="center"/>
      <w:rPr>
        <w:color w:val="000000" w:themeColor="text1"/>
        <w:sz w:val="20"/>
        <w:szCs w:val="20"/>
      </w:rPr>
    </w:pPr>
    <w:r w:rsidRPr="00A21D2D">
      <w:rPr>
        <w:color w:val="000000" w:themeColor="text1"/>
        <w:sz w:val="20"/>
        <w:szCs w:val="20"/>
      </w:rPr>
      <w:t xml:space="preserve">Page </w:t>
    </w:r>
    <w:r w:rsidRPr="00A21D2D">
      <w:rPr>
        <w:color w:val="000000" w:themeColor="text1"/>
        <w:sz w:val="20"/>
        <w:szCs w:val="20"/>
      </w:rPr>
      <w:fldChar w:fldCharType="begin"/>
    </w:r>
    <w:r w:rsidRPr="00A21D2D">
      <w:rPr>
        <w:color w:val="000000" w:themeColor="text1"/>
        <w:sz w:val="20"/>
        <w:szCs w:val="20"/>
      </w:rPr>
      <w:instrText xml:space="preserve"> PAGE  \* Arabic  \* MERGEFORMAT </w:instrText>
    </w:r>
    <w:r w:rsidRPr="00A21D2D">
      <w:rPr>
        <w:color w:val="000000" w:themeColor="text1"/>
        <w:sz w:val="20"/>
        <w:szCs w:val="20"/>
      </w:rPr>
      <w:fldChar w:fldCharType="separate"/>
    </w:r>
    <w:r w:rsidRPr="00A21D2D">
      <w:rPr>
        <w:noProof/>
        <w:color w:val="000000" w:themeColor="text1"/>
        <w:sz w:val="20"/>
        <w:szCs w:val="20"/>
      </w:rPr>
      <w:t>2</w:t>
    </w:r>
    <w:r w:rsidRPr="00A21D2D">
      <w:rPr>
        <w:color w:val="000000" w:themeColor="text1"/>
        <w:sz w:val="20"/>
        <w:szCs w:val="20"/>
      </w:rPr>
      <w:fldChar w:fldCharType="end"/>
    </w:r>
    <w:r w:rsidRPr="00A21D2D">
      <w:rPr>
        <w:color w:val="000000" w:themeColor="text1"/>
        <w:sz w:val="20"/>
        <w:szCs w:val="20"/>
      </w:rPr>
      <w:t xml:space="preserve"> of </w:t>
    </w:r>
    <w:r w:rsidRPr="00A21D2D">
      <w:rPr>
        <w:color w:val="000000" w:themeColor="text1"/>
        <w:sz w:val="20"/>
        <w:szCs w:val="20"/>
      </w:rPr>
      <w:fldChar w:fldCharType="begin"/>
    </w:r>
    <w:r w:rsidRPr="00A21D2D">
      <w:rPr>
        <w:color w:val="000000" w:themeColor="text1"/>
        <w:sz w:val="20"/>
        <w:szCs w:val="20"/>
      </w:rPr>
      <w:instrText xml:space="preserve"> NUMPAGES  \* Arabic  \* MERGEFORMAT </w:instrText>
    </w:r>
    <w:r w:rsidRPr="00A21D2D">
      <w:rPr>
        <w:color w:val="000000" w:themeColor="text1"/>
        <w:sz w:val="20"/>
        <w:szCs w:val="20"/>
      </w:rPr>
      <w:fldChar w:fldCharType="separate"/>
    </w:r>
    <w:r w:rsidRPr="00A21D2D">
      <w:rPr>
        <w:noProof/>
        <w:color w:val="000000" w:themeColor="text1"/>
        <w:sz w:val="20"/>
        <w:szCs w:val="20"/>
      </w:rPr>
      <w:t>2</w:t>
    </w:r>
    <w:r w:rsidRPr="00A21D2D">
      <w:rPr>
        <w:color w:val="000000" w:themeColor="text1"/>
        <w:sz w:val="20"/>
        <w:szCs w:val="20"/>
      </w:rPr>
      <w:fldChar w:fldCharType="end"/>
    </w:r>
  </w:p>
  <w:p w14:paraId="22689C82" w14:textId="77777777" w:rsidR="00E52B87" w:rsidRDefault="00E52B8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A8B8DE" w14:textId="77777777" w:rsidR="00213E22" w:rsidRDefault="00213E22" w:rsidP="00E52B87">
      <w:r>
        <w:separator/>
      </w:r>
    </w:p>
  </w:footnote>
  <w:footnote w:type="continuationSeparator" w:id="0">
    <w:p w14:paraId="23A1DFB4" w14:textId="77777777" w:rsidR="00213E22" w:rsidRDefault="00213E22" w:rsidP="00E52B87">
      <w:r>
        <w:continuationSeparator/>
      </w:r>
    </w:p>
  </w:footnote>
  <w:footnote w:type="continuationNotice" w:id="1">
    <w:p w14:paraId="3BEE45E3" w14:textId="77777777" w:rsidR="00213E22" w:rsidRDefault="00213E22"/>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93980"/>
    <w:multiLevelType w:val="hybridMultilevel"/>
    <w:tmpl w:val="15DE59BC"/>
    <w:lvl w:ilvl="0" w:tplc="5A34D2F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FFF6796"/>
    <w:multiLevelType w:val="multilevel"/>
    <w:tmpl w:val="119CC91C"/>
    <w:lvl w:ilvl="0">
      <w:start w:val="4"/>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 w15:restartNumberingAfterBreak="0">
    <w:nsid w:val="157A2B75"/>
    <w:multiLevelType w:val="multilevel"/>
    <w:tmpl w:val="B7DE4C30"/>
    <w:lvl w:ilvl="0">
      <w:start w:val="5"/>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CF35EEB"/>
    <w:multiLevelType w:val="multilevel"/>
    <w:tmpl w:val="46FC9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EB4823"/>
    <w:multiLevelType w:val="hybridMultilevel"/>
    <w:tmpl w:val="09CC3590"/>
    <w:lvl w:ilvl="0" w:tplc="569C3700">
      <w:start w:val="1"/>
      <w:numFmt w:val="decimal"/>
      <w:lvlText w:val="%1-"/>
      <w:lvlJc w:val="left"/>
      <w:pPr>
        <w:ind w:left="360" w:hanging="360"/>
      </w:pPr>
      <w:rPr>
        <w:rFonts w:ascii="Times New Roman" w:eastAsia="Times New Roman" w:hAnsi="Times New Roman" w:cs="Times New Roman"/>
        <w:color w:val="222222"/>
        <w:sz w:val="2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22362CA0"/>
    <w:multiLevelType w:val="hybridMultilevel"/>
    <w:tmpl w:val="185AA0D0"/>
    <w:lvl w:ilvl="0" w:tplc="04090019">
      <w:start w:val="1"/>
      <w:numFmt w:val="lowerLetter"/>
      <w:lvlText w:val="%1."/>
      <w:lvlJc w:val="left"/>
      <w:pPr>
        <w:ind w:left="360" w:hanging="360"/>
      </w:pPr>
      <w:rPr>
        <w:rFonts w:hint="default"/>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 w15:restartNumberingAfterBreak="0">
    <w:nsid w:val="26E14526"/>
    <w:multiLevelType w:val="hybridMultilevel"/>
    <w:tmpl w:val="702499F0"/>
    <w:lvl w:ilvl="0" w:tplc="B7BC3166">
      <w:start w:val="1"/>
      <w:numFmt w:val="upp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316479B7"/>
    <w:multiLevelType w:val="multilevel"/>
    <w:tmpl w:val="DE4CC622"/>
    <w:lvl w:ilvl="0">
      <w:start w:val="1"/>
      <w:numFmt w:val="decimal"/>
      <w:lvlText w:val="%1."/>
      <w:lvlJc w:val="left"/>
      <w:pPr>
        <w:tabs>
          <w:tab w:val="num" w:pos="360"/>
        </w:tabs>
        <w:ind w:left="360" w:hanging="360"/>
      </w:pPr>
    </w:lvl>
    <w:lvl w:ilvl="1">
      <w:start w:val="1"/>
      <w:numFmt w:val="lowerLetter"/>
      <w:lvlText w:val="%2."/>
      <w:lvlJc w:val="left"/>
      <w:pPr>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 w15:restartNumberingAfterBreak="0">
    <w:nsid w:val="334F205F"/>
    <w:multiLevelType w:val="multilevel"/>
    <w:tmpl w:val="2A485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6106AE"/>
    <w:multiLevelType w:val="hybridMultilevel"/>
    <w:tmpl w:val="F81277A4"/>
    <w:lvl w:ilvl="0" w:tplc="4B8222E4">
      <w:start w:val="1"/>
      <w:numFmt w:val="lowerLetter"/>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3A33652E"/>
    <w:multiLevelType w:val="hybridMultilevel"/>
    <w:tmpl w:val="AA9229B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D35583B"/>
    <w:multiLevelType w:val="hybridMultilevel"/>
    <w:tmpl w:val="035655AC"/>
    <w:lvl w:ilvl="0" w:tplc="21BED9E6">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526C4C2A"/>
    <w:multiLevelType w:val="multilevel"/>
    <w:tmpl w:val="3400536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3" w15:restartNumberingAfterBreak="0">
    <w:nsid w:val="626B683A"/>
    <w:multiLevelType w:val="multilevel"/>
    <w:tmpl w:val="86088810"/>
    <w:lvl w:ilvl="0">
      <w:start w:val="5"/>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6B172477"/>
    <w:multiLevelType w:val="hybridMultilevel"/>
    <w:tmpl w:val="2AB824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E9F22C1"/>
    <w:multiLevelType w:val="multilevel"/>
    <w:tmpl w:val="1786D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F03178A"/>
    <w:multiLevelType w:val="hybridMultilevel"/>
    <w:tmpl w:val="B7582154"/>
    <w:lvl w:ilvl="0" w:tplc="387A3000">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744D0875"/>
    <w:multiLevelType w:val="hybridMultilevel"/>
    <w:tmpl w:val="A5368690"/>
    <w:lvl w:ilvl="0" w:tplc="29AE3E0C">
      <w:start w:val="1"/>
      <w:numFmt w:val="upp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74F11CA0"/>
    <w:multiLevelType w:val="hybridMultilevel"/>
    <w:tmpl w:val="F42CF38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75702B48"/>
    <w:multiLevelType w:val="hybridMultilevel"/>
    <w:tmpl w:val="AAAAE11E"/>
    <w:lvl w:ilvl="0" w:tplc="422A91E0">
      <w:start w:val="1"/>
      <w:numFmt w:val="upperRoman"/>
      <w:lvlText w:val="%1."/>
      <w:lvlJc w:val="left"/>
      <w:pPr>
        <w:ind w:left="720" w:hanging="720"/>
      </w:pPr>
      <w:rPr>
        <w:rFonts w:hint="default"/>
        <w:color w:val="auto"/>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759B0956"/>
    <w:multiLevelType w:val="hybridMultilevel"/>
    <w:tmpl w:val="68F87214"/>
    <w:lvl w:ilvl="0" w:tplc="0409000F">
      <w:start w:val="6"/>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793D668F"/>
    <w:multiLevelType w:val="multilevel"/>
    <w:tmpl w:val="AAC2712C"/>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C657A5A"/>
    <w:multiLevelType w:val="hybridMultilevel"/>
    <w:tmpl w:val="302C5378"/>
    <w:lvl w:ilvl="0" w:tplc="48FC52F0">
      <w:start w:val="1"/>
      <w:numFmt w:val="lowerLetter"/>
      <w:lvlText w:val="(%1)"/>
      <w:lvlJc w:val="left"/>
      <w:pPr>
        <w:ind w:left="2520" w:hanging="360"/>
      </w:pPr>
      <w:rPr>
        <w:rFonts w:hint="default"/>
      </w:rPr>
    </w:lvl>
    <w:lvl w:ilvl="1" w:tplc="04090019">
      <w:start w:val="1"/>
      <w:numFmt w:val="lowerLetter"/>
      <w:lvlText w:val="%2."/>
      <w:lvlJc w:val="left"/>
      <w:pPr>
        <w:ind w:left="3240" w:hanging="360"/>
      </w:pPr>
    </w:lvl>
    <w:lvl w:ilvl="2" w:tplc="0409001B">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3" w15:restartNumberingAfterBreak="0">
    <w:nsid w:val="7F194022"/>
    <w:multiLevelType w:val="hybridMultilevel"/>
    <w:tmpl w:val="F7A07AFC"/>
    <w:lvl w:ilvl="0" w:tplc="DF3489B8">
      <w:start w:val="1"/>
      <w:numFmt w:val="lowerLetter"/>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num w:numId="1" w16cid:durableId="933635318">
    <w:abstractNumId w:val="0"/>
  </w:num>
  <w:num w:numId="2" w16cid:durableId="934284388">
    <w:abstractNumId w:val="4"/>
  </w:num>
  <w:num w:numId="3" w16cid:durableId="1714887111">
    <w:abstractNumId w:val="16"/>
  </w:num>
  <w:num w:numId="4" w16cid:durableId="432363685">
    <w:abstractNumId w:val="13"/>
  </w:num>
  <w:num w:numId="5" w16cid:durableId="561988878">
    <w:abstractNumId w:val="14"/>
  </w:num>
  <w:num w:numId="6" w16cid:durableId="959916987">
    <w:abstractNumId w:val="21"/>
  </w:num>
  <w:num w:numId="7" w16cid:durableId="1337614920">
    <w:abstractNumId w:val="1"/>
  </w:num>
  <w:num w:numId="8" w16cid:durableId="879367146">
    <w:abstractNumId w:val="15"/>
  </w:num>
  <w:num w:numId="9" w16cid:durableId="1140152481">
    <w:abstractNumId w:val="9"/>
  </w:num>
  <w:num w:numId="10" w16cid:durableId="1251698578">
    <w:abstractNumId w:val="3"/>
  </w:num>
  <w:num w:numId="11" w16cid:durableId="352616220">
    <w:abstractNumId w:val="2"/>
  </w:num>
  <w:num w:numId="12" w16cid:durableId="154878850">
    <w:abstractNumId w:val="19"/>
  </w:num>
  <w:num w:numId="13" w16cid:durableId="304744633">
    <w:abstractNumId w:val="6"/>
  </w:num>
  <w:num w:numId="14" w16cid:durableId="4326460">
    <w:abstractNumId w:val="8"/>
  </w:num>
  <w:num w:numId="15" w16cid:durableId="163906914">
    <w:abstractNumId w:val="7"/>
  </w:num>
  <w:num w:numId="16" w16cid:durableId="1956515705">
    <w:abstractNumId w:val="12"/>
  </w:num>
  <w:num w:numId="17" w16cid:durableId="440993259">
    <w:abstractNumId w:val="10"/>
  </w:num>
  <w:num w:numId="18" w16cid:durableId="2108187277">
    <w:abstractNumId w:val="11"/>
  </w:num>
  <w:num w:numId="19" w16cid:durableId="936594667">
    <w:abstractNumId w:val="5"/>
  </w:num>
  <w:num w:numId="20" w16cid:durableId="1700274972">
    <w:abstractNumId w:val="17"/>
  </w:num>
  <w:num w:numId="21" w16cid:durableId="456948763">
    <w:abstractNumId w:val="23"/>
  </w:num>
  <w:num w:numId="22" w16cid:durableId="331035561">
    <w:abstractNumId w:val="22"/>
  </w:num>
  <w:num w:numId="23" w16cid:durableId="1118599462">
    <w:abstractNumId w:val="18"/>
  </w:num>
  <w:num w:numId="24" w16cid:durableId="1572230380">
    <w:abstractNumId w:val="20"/>
  </w:num>
  <w:numIdMacAtCleanup w:val="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ua Chen">
    <w15:presenceInfo w15:providerId="AD" w15:userId="S::huachen@uga.edu::5a5e7464-c159-4996-beb9-2a4bbbd4f31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proofState w:spelling="clean" w:grammar="clean"/>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70B0"/>
    <w:rsid w:val="00000F1B"/>
    <w:rsid w:val="00005820"/>
    <w:rsid w:val="00006C49"/>
    <w:rsid w:val="00010351"/>
    <w:rsid w:val="00010493"/>
    <w:rsid w:val="00010CC0"/>
    <w:rsid w:val="00011E48"/>
    <w:rsid w:val="0001218A"/>
    <w:rsid w:val="00020597"/>
    <w:rsid w:val="00020A7F"/>
    <w:rsid w:val="00022001"/>
    <w:rsid w:val="000267F3"/>
    <w:rsid w:val="00031931"/>
    <w:rsid w:val="000334D3"/>
    <w:rsid w:val="00040641"/>
    <w:rsid w:val="00040E73"/>
    <w:rsid w:val="00041B99"/>
    <w:rsid w:val="0004240E"/>
    <w:rsid w:val="0004447F"/>
    <w:rsid w:val="00045079"/>
    <w:rsid w:val="000462E1"/>
    <w:rsid w:val="00055082"/>
    <w:rsid w:val="00055862"/>
    <w:rsid w:val="00060ABA"/>
    <w:rsid w:val="00063791"/>
    <w:rsid w:val="00064DB5"/>
    <w:rsid w:val="0006665F"/>
    <w:rsid w:val="00067C05"/>
    <w:rsid w:val="000709F6"/>
    <w:rsid w:val="00072157"/>
    <w:rsid w:val="00072191"/>
    <w:rsid w:val="0007454A"/>
    <w:rsid w:val="00074840"/>
    <w:rsid w:val="000775E1"/>
    <w:rsid w:val="00080AE5"/>
    <w:rsid w:val="00082570"/>
    <w:rsid w:val="00082D76"/>
    <w:rsid w:val="00083AD0"/>
    <w:rsid w:val="00084E16"/>
    <w:rsid w:val="00086CE2"/>
    <w:rsid w:val="000910DA"/>
    <w:rsid w:val="0009174D"/>
    <w:rsid w:val="0009197B"/>
    <w:rsid w:val="000927D4"/>
    <w:rsid w:val="00096BF7"/>
    <w:rsid w:val="000A0E5D"/>
    <w:rsid w:val="000A3441"/>
    <w:rsid w:val="000A354E"/>
    <w:rsid w:val="000A467D"/>
    <w:rsid w:val="000A5F1D"/>
    <w:rsid w:val="000A6744"/>
    <w:rsid w:val="000B3938"/>
    <w:rsid w:val="000B5089"/>
    <w:rsid w:val="000B684C"/>
    <w:rsid w:val="000B777B"/>
    <w:rsid w:val="000C0960"/>
    <w:rsid w:val="000C0E25"/>
    <w:rsid w:val="000C1BDB"/>
    <w:rsid w:val="000C2902"/>
    <w:rsid w:val="000C6C08"/>
    <w:rsid w:val="000C7804"/>
    <w:rsid w:val="000D128A"/>
    <w:rsid w:val="000D48A2"/>
    <w:rsid w:val="000D61DE"/>
    <w:rsid w:val="000D70D1"/>
    <w:rsid w:val="000D735B"/>
    <w:rsid w:val="000D7C18"/>
    <w:rsid w:val="000E1392"/>
    <w:rsid w:val="000E1420"/>
    <w:rsid w:val="000E214D"/>
    <w:rsid w:val="000E434F"/>
    <w:rsid w:val="000F1F7D"/>
    <w:rsid w:val="000F1FE9"/>
    <w:rsid w:val="000F2C9C"/>
    <w:rsid w:val="000F593F"/>
    <w:rsid w:val="000F5EBE"/>
    <w:rsid w:val="00100363"/>
    <w:rsid w:val="00100442"/>
    <w:rsid w:val="0010069E"/>
    <w:rsid w:val="00101F6C"/>
    <w:rsid w:val="0010305C"/>
    <w:rsid w:val="001050EF"/>
    <w:rsid w:val="00107C83"/>
    <w:rsid w:val="00110C1F"/>
    <w:rsid w:val="0011320A"/>
    <w:rsid w:val="00114492"/>
    <w:rsid w:val="001146DD"/>
    <w:rsid w:val="00114ABB"/>
    <w:rsid w:val="001150C9"/>
    <w:rsid w:val="001202DC"/>
    <w:rsid w:val="00121FCE"/>
    <w:rsid w:val="00124562"/>
    <w:rsid w:val="00127555"/>
    <w:rsid w:val="00130D54"/>
    <w:rsid w:val="00131263"/>
    <w:rsid w:val="00131A58"/>
    <w:rsid w:val="0013526D"/>
    <w:rsid w:val="00135456"/>
    <w:rsid w:val="00140D08"/>
    <w:rsid w:val="001413DE"/>
    <w:rsid w:val="00142587"/>
    <w:rsid w:val="00146FC2"/>
    <w:rsid w:val="00147FD2"/>
    <w:rsid w:val="00150579"/>
    <w:rsid w:val="00150BBD"/>
    <w:rsid w:val="00163F3C"/>
    <w:rsid w:val="0016496F"/>
    <w:rsid w:val="0016599D"/>
    <w:rsid w:val="001709B5"/>
    <w:rsid w:val="00170EC0"/>
    <w:rsid w:val="00172962"/>
    <w:rsid w:val="00173224"/>
    <w:rsid w:val="001751BA"/>
    <w:rsid w:val="001824DB"/>
    <w:rsid w:val="00191273"/>
    <w:rsid w:val="00195043"/>
    <w:rsid w:val="00196FF9"/>
    <w:rsid w:val="00197C7B"/>
    <w:rsid w:val="001A0658"/>
    <w:rsid w:val="001A1500"/>
    <w:rsid w:val="001A47BD"/>
    <w:rsid w:val="001A5D09"/>
    <w:rsid w:val="001B0DEE"/>
    <w:rsid w:val="001C0142"/>
    <w:rsid w:val="001C0D3E"/>
    <w:rsid w:val="001C1C33"/>
    <w:rsid w:val="001C34C8"/>
    <w:rsid w:val="001C4ED0"/>
    <w:rsid w:val="001C62C8"/>
    <w:rsid w:val="001C7327"/>
    <w:rsid w:val="001D0BDF"/>
    <w:rsid w:val="001D125E"/>
    <w:rsid w:val="001D31F4"/>
    <w:rsid w:val="001D3482"/>
    <w:rsid w:val="001D521D"/>
    <w:rsid w:val="001D7EAC"/>
    <w:rsid w:val="001E0DFD"/>
    <w:rsid w:val="001E22EF"/>
    <w:rsid w:val="001E3E14"/>
    <w:rsid w:val="001E5862"/>
    <w:rsid w:val="001E5A3A"/>
    <w:rsid w:val="001F2267"/>
    <w:rsid w:val="001F44DE"/>
    <w:rsid w:val="001F48EA"/>
    <w:rsid w:val="001F5653"/>
    <w:rsid w:val="001F675F"/>
    <w:rsid w:val="001F6892"/>
    <w:rsid w:val="001F6D30"/>
    <w:rsid w:val="00200F49"/>
    <w:rsid w:val="002014DB"/>
    <w:rsid w:val="002017B1"/>
    <w:rsid w:val="00203F23"/>
    <w:rsid w:val="00204200"/>
    <w:rsid w:val="00205EB7"/>
    <w:rsid w:val="00206098"/>
    <w:rsid w:val="00206133"/>
    <w:rsid w:val="00206643"/>
    <w:rsid w:val="00206E04"/>
    <w:rsid w:val="0021020C"/>
    <w:rsid w:val="002109E9"/>
    <w:rsid w:val="002114A1"/>
    <w:rsid w:val="002114C9"/>
    <w:rsid w:val="00213E22"/>
    <w:rsid w:val="002143BC"/>
    <w:rsid w:val="00214BE3"/>
    <w:rsid w:val="00216788"/>
    <w:rsid w:val="002203FF"/>
    <w:rsid w:val="002212E0"/>
    <w:rsid w:val="002226EE"/>
    <w:rsid w:val="00222ACD"/>
    <w:rsid w:val="00223862"/>
    <w:rsid w:val="00230850"/>
    <w:rsid w:val="00230CB9"/>
    <w:rsid w:val="002313D4"/>
    <w:rsid w:val="0023330A"/>
    <w:rsid w:val="00234DE6"/>
    <w:rsid w:val="002359D7"/>
    <w:rsid w:val="00236446"/>
    <w:rsid w:val="00237F38"/>
    <w:rsid w:val="002400CC"/>
    <w:rsid w:val="002444CA"/>
    <w:rsid w:val="002450EC"/>
    <w:rsid w:val="002452AD"/>
    <w:rsid w:val="00247D4D"/>
    <w:rsid w:val="002512ED"/>
    <w:rsid w:val="00252AD3"/>
    <w:rsid w:val="00252B1A"/>
    <w:rsid w:val="00254806"/>
    <w:rsid w:val="00254E33"/>
    <w:rsid w:val="00255405"/>
    <w:rsid w:val="00256138"/>
    <w:rsid w:val="00260702"/>
    <w:rsid w:val="002619FB"/>
    <w:rsid w:val="00261A97"/>
    <w:rsid w:val="00261C6B"/>
    <w:rsid w:val="00266A2C"/>
    <w:rsid w:val="00266D73"/>
    <w:rsid w:val="002717F4"/>
    <w:rsid w:val="00272D88"/>
    <w:rsid w:val="002731AB"/>
    <w:rsid w:val="00273BB9"/>
    <w:rsid w:val="00276BAD"/>
    <w:rsid w:val="00276CC6"/>
    <w:rsid w:val="00280C2B"/>
    <w:rsid w:val="00280D3E"/>
    <w:rsid w:val="00281F54"/>
    <w:rsid w:val="00282239"/>
    <w:rsid w:val="0028749B"/>
    <w:rsid w:val="00287785"/>
    <w:rsid w:val="00290AC1"/>
    <w:rsid w:val="00290CE5"/>
    <w:rsid w:val="0029554E"/>
    <w:rsid w:val="002966EB"/>
    <w:rsid w:val="00296752"/>
    <w:rsid w:val="00297668"/>
    <w:rsid w:val="002A3104"/>
    <w:rsid w:val="002A4C04"/>
    <w:rsid w:val="002A55F1"/>
    <w:rsid w:val="002A6641"/>
    <w:rsid w:val="002B08B3"/>
    <w:rsid w:val="002B12F2"/>
    <w:rsid w:val="002B30ED"/>
    <w:rsid w:val="002B4F0C"/>
    <w:rsid w:val="002B561A"/>
    <w:rsid w:val="002B5C9C"/>
    <w:rsid w:val="002B6651"/>
    <w:rsid w:val="002B7AD8"/>
    <w:rsid w:val="002C0955"/>
    <w:rsid w:val="002C0D73"/>
    <w:rsid w:val="002C1E9F"/>
    <w:rsid w:val="002C23DA"/>
    <w:rsid w:val="002C6225"/>
    <w:rsid w:val="002C653B"/>
    <w:rsid w:val="002C6D2C"/>
    <w:rsid w:val="002C7E3C"/>
    <w:rsid w:val="002D13A3"/>
    <w:rsid w:val="002D3585"/>
    <w:rsid w:val="002E031F"/>
    <w:rsid w:val="002E0CDA"/>
    <w:rsid w:val="002E1487"/>
    <w:rsid w:val="002E29D1"/>
    <w:rsid w:val="002E4068"/>
    <w:rsid w:val="002E40D6"/>
    <w:rsid w:val="002E6EA6"/>
    <w:rsid w:val="002E7D6D"/>
    <w:rsid w:val="002F0B00"/>
    <w:rsid w:val="002F3623"/>
    <w:rsid w:val="002F7750"/>
    <w:rsid w:val="002F7F47"/>
    <w:rsid w:val="00301171"/>
    <w:rsid w:val="0030223C"/>
    <w:rsid w:val="00303274"/>
    <w:rsid w:val="00304CDF"/>
    <w:rsid w:val="003050EA"/>
    <w:rsid w:val="0030544C"/>
    <w:rsid w:val="0030790E"/>
    <w:rsid w:val="00311B77"/>
    <w:rsid w:val="00320D6B"/>
    <w:rsid w:val="00326020"/>
    <w:rsid w:val="0032610F"/>
    <w:rsid w:val="00330105"/>
    <w:rsid w:val="00330A51"/>
    <w:rsid w:val="00331B37"/>
    <w:rsid w:val="0033234E"/>
    <w:rsid w:val="00332350"/>
    <w:rsid w:val="003326CB"/>
    <w:rsid w:val="003329A6"/>
    <w:rsid w:val="00333642"/>
    <w:rsid w:val="00334513"/>
    <w:rsid w:val="003346FD"/>
    <w:rsid w:val="00334AB9"/>
    <w:rsid w:val="00336187"/>
    <w:rsid w:val="00336E72"/>
    <w:rsid w:val="00336F2D"/>
    <w:rsid w:val="00337CFD"/>
    <w:rsid w:val="00337ED1"/>
    <w:rsid w:val="003403F9"/>
    <w:rsid w:val="00344642"/>
    <w:rsid w:val="00345B0B"/>
    <w:rsid w:val="00347BEC"/>
    <w:rsid w:val="003515E2"/>
    <w:rsid w:val="0035407C"/>
    <w:rsid w:val="0035526A"/>
    <w:rsid w:val="00356C45"/>
    <w:rsid w:val="0035714B"/>
    <w:rsid w:val="003573FD"/>
    <w:rsid w:val="0036026D"/>
    <w:rsid w:val="003608A8"/>
    <w:rsid w:val="003616CE"/>
    <w:rsid w:val="00364AED"/>
    <w:rsid w:val="00365152"/>
    <w:rsid w:val="00375788"/>
    <w:rsid w:val="00375BDB"/>
    <w:rsid w:val="00376E1C"/>
    <w:rsid w:val="00381296"/>
    <w:rsid w:val="003814AF"/>
    <w:rsid w:val="00382082"/>
    <w:rsid w:val="00383035"/>
    <w:rsid w:val="00386672"/>
    <w:rsid w:val="0039275C"/>
    <w:rsid w:val="00395577"/>
    <w:rsid w:val="003A1319"/>
    <w:rsid w:val="003A35DB"/>
    <w:rsid w:val="003A77CC"/>
    <w:rsid w:val="003A7C85"/>
    <w:rsid w:val="003B0A8C"/>
    <w:rsid w:val="003B236F"/>
    <w:rsid w:val="003B2374"/>
    <w:rsid w:val="003B2639"/>
    <w:rsid w:val="003B3748"/>
    <w:rsid w:val="003B58E7"/>
    <w:rsid w:val="003B5B13"/>
    <w:rsid w:val="003C2B75"/>
    <w:rsid w:val="003C3F2C"/>
    <w:rsid w:val="003C4600"/>
    <w:rsid w:val="003D1317"/>
    <w:rsid w:val="003D1C6D"/>
    <w:rsid w:val="003D2EE5"/>
    <w:rsid w:val="003E0D36"/>
    <w:rsid w:val="003E38EF"/>
    <w:rsid w:val="003E4CC5"/>
    <w:rsid w:val="003E585B"/>
    <w:rsid w:val="003E6BBE"/>
    <w:rsid w:val="003F02AB"/>
    <w:rsid w:val="003F044A"/>
    <w:rsid w:val="003F07AA"/>
    <w:rsid w:val="003F1923"/>
    <w:rsid w:val="003F1EC6"/>
    <w:rsid w:val="003F319D"/>
    <w:rsid w:val="003F3D90"/>
    <w:rsid w:val="003F4DEC"/>
    <w:rsid w:val="003F4EA1"/>
    <w:rsid w:val="003F590F"/>
    <w:rsid w:val="00401519"/>
    <w:rsid w:val="00402DEF"/>
    <w:rsid w:val="00403768"/>
    <w:rsid w:val="00403AEC"/>
    <w:rsid w:val="00407512"/>
    <w:rsid w:val="00410058"/>
    <w:rsid w:val="004110FF"/>
    <w:rsid w:val="0041476D"/>
    <w:rsid w:val="00415C93"/>
    <w:rsid w:val="004160CF"/>
    <w:rsid w:val="004175B6"/>
    <w:rsid w:val="00431A10"/>
    <w:rsid w:val="00433828"/>
    <w:rsid w:val="004352EA"/>
    <w:rsid w:val="00435D1F"/>
    <w:rsid w:val="00435D36"/>
    <w:rsid w:val="0043673C"/>
    <w:rsid w:val="0043717A"/>
    <w:rsid w:val="0044058F"/>
    <w:rsid w:val="00440F58"/>
    <w:rsid w:val="004412F7"/>
    <w:rsid w:val="00441A93"/>
    <w:rsid w:val="004435F9"/>
    <w:rsid w:val="0044492A"/>
    <w:rsid w:val="00444C40"/>
    <w:rsid w:val="0045248A"/>
    <w:rsid w:val="00455E7B"/>
    <w:rsid w:val="0045697B"/>
    <w:rsid w:val="00460AB4"/>
    <w:rsid w:val="00465C94"/>
    <w:rsid w:val="00467A8B"/>
    <w:rsid w:val="004712A2"/>
    <w:rsid w:val="00473FA4"/>
    <w:rsid w:val="004754CC"/>
    <w:rsid w:val="00476FAD"/>
    <w:rsid w:val="00477076"/>
    <w:rsid w:val="00480A75"/>
    <w:rsid w:val="004810F9"/>
    <w:rsid w:val="00482D85"/>
    <w:rsid w:val="00482EB7"/>
    <w:rsid w:val="00483350"/>
    <w:rsid w:val="00483547"/>
    <w:rsid w:val="00484119"/>
    <w:rsid w:val="004846D7"/>
    <w:rsid w:val="00484712"/>
    <w:rsid w:val="00485983"/>
    <w:rsid w:val="004874C7"/>
    <w:rsid w:val="00490E07"/>
    <w:rsid w:val="0049401B"/>
    <w:rsid w:val="004A119B"/>
    <w:rsid w:val="004A2A30"/>
    <w:rsid w:val="004A45A1"/>
    <w:rsid w:val="004B2B25"/>
    <w:rsid w:val="004B2DC5"/>
    <w:rsid w:val="004B33B1"/>
    <w:rsid w:val="004B51C9"/>
    <w:rsid w:val="004C3C05"/>
    <w:rsid w:val="004C499C"/>
    <w:rsid w:val="004C77AC"/>
    <w:rsid w:val="004C7EC9"/>
    <w:rsid w:val="004D03B6"/>
    <w:rsid w:val="004D30E6"/>
    <w:rsid w:val="004D4E9A"/>
    <w:rsid w:val="004D6175"/>
    <w:rsid w:val="004E0DD2"/>
    <w:rsid w:val="004E2DE7"/>
    <w:rsid w:val="004E35F6"/>
    <w:rsid w:val="004E5FE0"/>
    <w:rsid w:val="004E7492"/>
    <w:rsid w:val="004E7A94"/>
    <w:rsid w:val="004F0742"/>
    <w:rsid w:val="004F4B37"/>
    <w:rsid w:val="004F6E3C"/>
    <w:rsid w:val="004F6F14"/>
    <w:rsid w:val="004F7EC2"/>
    <w:rsid w:val="005003C5"/>
    <w:rsid w:val="005017C0"/>
    <w:rsid w:val="005040AC"/>
    <w:rsid w:val="00504BE5"/>
    <w:rsid w:val="00504DA8"/>
    <w:rsid w:val="00504E27"/>
    <w:rsid w:val="005138CE"/>
    <w:rsid w:val="00513959"/>
    <w:rsid w:val="00514E9E"/>
    <w:rsid w:val="0051696E"/>
    <w:rsid w:val="00522C75"/>
    <w:rsid w:val="0052337B"/>
    <w:rsid w:val="005240AE"/>
    <w:rsid w:val="00524711"/>
    <w:rsid w:val="0052592B"/>
    <w:rsid w:val="005269FE"/>
    <w:rsid w:val="0052734A"/>
    <w:rsid w:val="00530FFB"/>
    <w:rsid w:val="00531E7B"/>
    <w:rsid w:val="00533C4B"/>
    <w:rsid w:val="00534516"/>
    <w:rsid w:val="00540946"/>
    <w:rsid w:val="00543EED"/>
    <w:rsid w:val="00544B32"/>
    <w:rsid w:val="005472F1"/>
    <w:rsid w:val="005479A2"/>
    <w:rsid w:val="00547B37"/>
    <w:rsid w:val="00547DB2"/>
    <w:rsid w:val="00551470"/>
    <w:rsid w:val="005522D8"/>
    <w:rsid w:val="005525FD"/>
    <w:rsid w:val="005546D3"/>
    <w:rsid w:val="00555C9E"/>
    <w:rsid w:val="00556CAB"/>
    <w:rsid w:val="0055753E"/>
    <w:rsid w:val="00562DAE"/>
    <w:rsid w:val="00564CD2"/>
    <w:rsid w:val="005678F0"/>
    <w:rsid w:val="005714B0"/>
    <w:rsid w:val="00572247"/>
    <w:rsid w:val="00572AED"/>
    <w:rsid w:val="00573CCB"/>
    <w:rsid w:val="00575188"/>
    <w:rsid w:val="00576741"/>
    <w:rsid w:val="005809DC"/>
    <w:rsid w:val="00587365"/>
    <w:rsid w:val="00592330"/>
    <w:rsid w:val="0059245B"/>
    <w:rsid w:val="005935D8"/>
    <w:rsid w:val="00594663"/>
    <w:rsid w:val="00595F96"/>
    <w:rsid w:val="00596C4D"/>
    <w:rsid w:val="005A2D66"/>
    <w:rsid w:val="005A54D0"/>
    <w:rsid w:val="005A5C3A"/>
    <w:rsid w:val="005A730E"/>
    <w:rsid w:val="005B093C"/>
    <w:rsid w:val="005B2B18"/>
    <w:rsid w:val="005B2E9F"/>
    <w:rsid w:val="005B521E"/>
    <w:rsid w:val="005B5392"/>
    <w:rsid w:val="005B655C"/>
    <w:rsid w:val="005B6B50"/>
    <w:rsid w:val="005C2D41"/>
    <w:rsid w:val="005C3C63"/>
    <w:rsid w:val="005C726E"/>
    <w:rsid w:val="005D2794"/>
    <w:rsid w:val="005D2C2C"/>
    <w:rsid w:val="005D300E"/>
    <w:rsid w:val="005D508A"/>
    <w:rsid w:val="005D62EE"/>
    <w:rsid w:val="005D79DC"/>
    <w:rsid w:val="005E109C"/>
    <w:rsid w:val="005E1AB9"/>
    <w:rsid w:val="005E2015"/>
    <w:rsid w:val="005E4F57"/>
    <w:rsid w:val="005E4FBE"/>
    <w:rsid w:val="005E556A"/>
    <w:rsid w:val="005E5EDD"/>
    <w:rsid w:val="005E76E7"/>
    <w:rsid w:val="005F6D03"/>
    <w:rsid w:val="00600FED"/>
    <w:rsid w:val="00601C90"/>
    <w:rsid w:val="00601DA8"/>
    <w:rsid w:val="0060317E"/>
    <w:rsid w:val="006043BB"/>
    <w:rsid w:val="00604DD3"/>
    <w:rsid w:val="006058B8"/>
    <w:rsid w:val="006073DF"/>
    <w:rsid w:val="00614EA4"/>
    <w:rsid w:val="00616AC5"/>
    <w:rsid w:val="00616E60"/>
    <w:rsid w:val="00620CA7"/>
    <w:rsid w:val="00623C35"/>
    <w:rsid w:val="00625A52"/>
    <w:rsid w:val="00625E78"/>
    <w:rsid w:val="006275D2"/>
    <w:rsid w:val="00631769"/>
    <w:rsid w:val="00632ADE"/>
    <w:rsid w:val="00633550"/>
    <w:rsid w:val="00633CAF"/>
    <w:rsid w:val="00636990"/>
    <w:rsid w:val="006377E1"/>
    <w:rsid w:val="0064394E"/>
    <w:rsid w:val="00645A20"/>
    <w:rsid w:val="0066205D"/>
    <w:rsid w:val="00666306"/>
    <w:rsid w:val="00666370"/>
    <w:rsid w:val="00670394"/>
    <w:rsid w:val="00670414"/>
    <w:rsid w:val="00674188"/>
    <w:rsid w:val="0068154E"/>
    <w:rsid w:val="00684C2F"/>
    <w:rsid w:val="00685DF3"/>
    <w:rsid w:val="0068672C"/>
    <w:rsid w:val="00690764"/>
    <w:rsid w:val="006963E8"/>
    <w:rsid w:val="006974D2"/>
    <w:rsid w:val="006A45F0"/>
    <w:rsid w:val="006A4852"/>
    <w:rsid w:val="006A4C0C"/>
    <w:rsid w:val="006B0BF6"/>
    <w:rsid w:val="006B38A7"/>
    <w:rsid w:val="006B5C48"/>
    <w:rsid w:val="006B717E"/>
    <w:rsid w:val="006C0381"/>
    <w:rsid w:val="006C424A"/>
    <w:rsid w:val="006C55CE"/>
    <w:rsid w:val="006C5817"/>
    <w:rsid w:val="006C6DB1"/>
    <w:rsid w:val="006C7950"/>
    <w:rsid w:val="006D206E"/>
    <w:rsid w:val="006D31DC"/>
    <w:rsid w:val="006D3C9E"/>
    <w:rsid w:val="006D7F56"/>
    <w:rsid w:val="006E08C2"/>
    <w:rsid w:val="006E1393"/>
    <w:rsid w:val="006E3226"/>
    <w:rsid w:val="006E7C36"/>
    <w:rsid w:val="006F1D88"/>
    <w:rsid w:val="006F27D1"/>
    <w:rsid w:val="006F330F"/>
    <w:rsid w:val="006F4EF8"/>
    <w:rsid w:val="007000E9"/>
    <w:rsid w:val="00700352"/>
    <w:rsid w:val="00701A8A"/>
    <w:rsid w:val="00702BEE"/>
    <w:rsid w:val="007050FE"/>
    <w:rsid w:val="00707DC3"/>
    <w:rsid w:val="007105EA"/>
    <w:rsid w:val="00711987"/>
    <w:rsid w:val="00711D71"/>
    <w:rsid w:val="00711D9F"/>
    <w:rsid w:val="007123DB"/>
    <w:rsid w:val="00712519"/>
    <w:rsid w:val="00713280"/>
    <w:rsid w:val="00714570"/>
    <w:rsid w:val="00715828"/>
    <w:rsid w:val="00716BE5"/>
    <w:rsid w:val="00717EE3"/>
    <w:rsid w:val="007203E3"/>
    <w:rsid w:val="00721C12"/>
    <w:rsid w:val="00722F26"/>
    <w:rsid w:val="00723F9F"/>
    <w:rsid w:val="007240BA"/>
    <w:rsid w:val="0072459B"/>
    <w:rsid w:val="00727B99"/>
    <w:rsid w:val="007301DC"/>
    <w:rsid w:val="00730DF0"/>
    <w:rsid w:val="00733D1C"/>
    <w:rsid w:val="00740870"/>
    <w:rsid w:val="0074196B"/>
    <w:rsid w:val="00742FDF"/>
    <w:rsid w:val="00743A3F"/>
    <w:rsid w:val="007479E0"/>
    <w:rsid w:val="00747DDA"/>
    <w:rsid w:val="00750333"/>
    <w:rsid w:val="0075088F"/>
    <w:rsid w:val="007513F3"/>
    <w:rsid w:val="007542C1"/>
    <w:rsid w:val="0075689F"/>
    <w:rsid w:val="00756C7B"/>
    <w:rsid w:val="007571ED"/>
    <w:rsid w:val="0075790D"/>
    <w:rsid w:val="00757E67"/>
    <w:rsid w:val="00757FA7"/>
    <w:rsid w:val="007606BB"/>
    <w:rsid w:val="007624EF"/>
    <w:rsid w:val="00766B5D"/>
    <w:rsid w:val="00770289"/>
    <w:rsid w:val="0077049B"/>
    <w:rsid w:val="007705E7"/>
    <w:rsid w:val="007718D4"/>
    <w:rsid w:val="00773C7B"/>
    <w:rsid w:val="00774BCA"/>
    <w:rsid w:val="00774CC3"/>
    <w:rsid w:val="00775AB9"/>
    <w:rsid w:val="0077655E"/>
    <w:rsid w:val="00777245"/>
    <w:rsid w:val="0078052D"/>
    <w:rsid w:val="00780866"/>
    <w:rsid w:val="007845CB"/>
    <w:rsid w:val="00794091"/>
    <w:rsid w:val="0079673C"/>
    <w:rsid w:val="007A1B98"/>
    <w:rsid w:val="007A7F9B"/>
    <w:rsid w:val="007B2123"/>
    <w:rsid w:val="007B3B5F"/>
    <w:rsid w:val="007B4982"/>
    <w:rsid w:val="007C2504"/>
    <w:rsid w:val="007C3AE9"/>
    <w:rsid w:val="007C4147"/>
    <w:rsid w:val="007C53CE"/>
    <w:rsid w:val="007C6544"/>
    <w:rsid w:val="007D2AF4"/>
    <w:rsid w:val="007D31DC"/>
    <w:rsid w:val="007D525B"/>
    <w:rsid w:val="007D653A"/>
    <w:rsid w:val="007E0929"/>
    <w:rsid w:val="007E1E44"/>
    <w:rsid w:val="007E2C58"/>
    <w:rsid w:val="007E3FC3"/>
    <w:rsid w:val="007E635A"/>
    <w:rsid w:val="007F20E2"/>
    <w:rsid w:val="007F528D"/>
    <w:rsid w:val="007F6048"/>
    <w:rsid w:val="007F644E"/>
    <w:rsid w:val="007F662E"/>
    <w:rsid w:val="007F6CA7"/>
    <w:rsid w:val="007F7BE3"/>
    <w:rsid w:val="008000A1"/>
    <w:rsid w:val="00803EE6"/>
    <w:rsid w:val="0080510F"/>
    <w:rsid w:val="00805E43"/>
    <w:rsid w:val="008066D2"/>
    <w:rsid w:val="00807180"/>
    <w:rsid w:val="00810470"/>
    <w:rsid w:val="0081191C"/>
    <w:rsid w:val="00813B7D"/>
    <w:rsid w:val="00815705"/>
    <w:rsid w:val="00816F73"/>
    <w:rsid w:val="0082084C"/>
    <w:rsid w:val="00822AB1"/>
    <w:rsid w:val="008259F9"/>
    <w:rsid w:val="0082646A"/>
    <w:rsid w:val="00831746"/>
    <w:rsid w:val="0083176B"/>
    <w:rsid w:val="00832E56"/>
    <w:rsid w:val="0083645E"/>
    <w:rsid w:val="00837166"/>
    <w:rsid w:val="00837BB9"/>
    <w:rsid w:val="00843CA8"/>
    <w:rsid w:val="00846AED"/>
    <w:rsid w:val="00847D8C"/>
    <w:rsid w:val="00850793"/>
    <w:rsid w:val="00851121"/>
    <w:rsid w:val="00851E4C"/>
    <w:rsid w:val="00851E81"/>
    <w:rsid w:val="00852CB6"/>
    <w:rsid w:val="00854ABF"/>
    <w:rsid w:val="00854AC0"/>
    <w:rsid w:val="00855897"/>
    <w:rsid w:val="00856D2C"/>
    <w:rsid w:val="008574E3"/>
    <w:rsid w:val="00860D53"/>
    <w:rsid w:val="00860D7C"/>
    <w:rsid w:val="0086398D"/>
    <w:rsid w:val="00863B53"/>
    <w:rsid w:val="00863CFD"/>
    <w:rsid w:val="008646F5"/>
    <w:rsid w:val="00865334"/>
    <w:rsid w:val="00865976"/>
    <w:rsid w:val="00870428"/>
    <w:rsid w:val="008737FF"/>
    <w:rsid w:val="00874D1A"/>
    <w:rsid w:val="008759C8"/>
    <w:rsid w:val="00881EBF"/>
    <w:rsid w:val="00884675"/>
    <w:rsid w:val="00886930"/>
    <w:rsid w:val="00891FB6"/>
    <w:rsid w:val="00893AE1"/>
    <w:rsid w:val="008945BB"/>
    <w:rsid w:val="00895A77"/>
    <w:rsid w:val="00897274"/>
    <w:rsid w:val="008A087C"/>
    <w:rsid w:val="008A0C9C"/>
    <w:rsid w:val="008A1B3A"/>
    <w:rsid w:val="008A3955"/>
    <w:rsid w:val="008A3D5A"/>
    <w:rsid w:val="008B13FD"/>
    <w:rsid w:val="008B2A2A"/>
    <w:rsid w:val="008B4BCD"/>
    <w:rsid w:val="008B6443"/>
    <w:rsid w:val="008C15D1"/>
    <w:rsid w:val="008C1841"/>
    <w:rsid w:val="008C1AA9"/>
    <w:rsid w:val="008C2BC3"/>
    <w:rsid w:val="008C3E97"/>
    <w:rsid w:val="008C4259"/>
    <w:rsid w:val="008C59D9"/>
    <w:rsid w:val="008C6615"/>
    <w:rsid w:val="008D6F5D"/>
    <w:rsid w:val="008E227D"/>
    <w:rsid w:val="008E330B"/>
    <w:rsid w:val="008E338A"/>
    <w:rsid w:val="008E3F2E"/>
    <w:rsid w:val="008E716B"/>
    <w:rsid w:val="008F769B"/>
    <w:rsid w:val="0090055E"/>
    <w:rsid w:val="00903499"/>
    <w:rsid w:val="00907D75"/>
    <w:rsid w:val="00910F91"/>
    <w:rsid w:val="00911A23"/>
    <w:rsid w:val="0091288E"/>
    <w:rsid w:val="00916135"/>
    <w:rsid w:val="009175B1"/>
    <w:rsid w:val="009325E8"/>
    <w:rsid w:val="0093399A"/>
    <w:rsid w:val="009339DB"/>
    <w:rsid w:val="00936277"/>
    <w:rsid w:val="00936A44"/>
    <w:rsid w:val="009443F8"/>
    <w:rsid w:val="00944A50"/>
    <w:rsid w:val="00950F0F"/>
    <w:rsid w:val="00952793"/>
    <w:rsid w:val="00962EDF"/>
    <w:rsid w:val="009640F3"/>
    <w:rsid w:val="0096487B"/>
    <w:rsid w:val="00966253"/>
    <w:rsid w:val="00970106"/>
    <w:rsid w:val="009703FC"/>
    <w:rsid w:val="00970462"/>
    <w:rsid w:val="00974FD1"/>
    <w:rsid w:val="009800F8"/>
    <w:rsid w:val="009816C2"/>
    <w:rsid w:val="009819C7"/>
    <w:rsid w:val="00984A3D"/>
    <w:rsid w:val="009904EA"/>
    <w:rsid w:val="0099189E"/>
    <w:rsid w:val="00996D0D"/>
    <w:rsid w:val="00997331"/>
    <w:rsid w:val="009A1295"/>
    <w:rsid w:val="009A35BF"/>
    <w:rsid w:val="009A3C14"/>
    <w:rsid w:val="009A43F5"/>
    <w:rsid w:val="009A6601"/>
    <w:rsid w:val="009B3BD3"/>
    <w:rsid w:val="009B6E1D"/>
    <w:rsid w:val="009B7241"/>
    <w:rsid w:val="009C0AFC"/>
    <w:rsid w:val="009C11F2"/>
    <w:rsid w:val="009D0381"/>
    <w:rsid w:val="009D1307"/>
    <w:rsid w:val="009D2488"/>
    <w:rsid w:val="009D2F62"/>
    <w:rsid w:val="009D45A6"/>
    <w:rsid w:val="009D7D7B"/>
    <w:rsid w:val="009E0AE4"/>
    <w:rsid w:val="009E1409"/>
    <w:rsid w:val="009E3158"/>
    <w:rsid w:val="009E7060"/>
    <w:rsid w:val="009F0476"/>
    <w:rsid w:val="009F2719"/>
    <w:rsid w:val="009F358C"/>
    <w:rsid w:val="009F3ADB"/>
    <w:rsid w:val="00A01AC1"/>
    <w:rsid w:val="00A01BDB"/>
    <w:rsid w:val="00A01F49"/>
    <w:rsid w:val="00A01F7E"/>
    <w:rsid w:val="00A0226B"/>
    <w:rsid w:val="00A05A9C"/>
    <w:rsid w:val="00A0769E"/>
    <w:rsid w:val="00A1035F"/>
    <w:rsid w:val="00A12590"/>
    <w:rsid w:val="00A16917"/>
    <w:rsid w:val="00A16A39"/>
    <w:rsid w:val="00A16EFA"/>
    <w:rsid w:val="00A17156"/>
    <w:rsid w:val="00A20207"/>
    <w:rsid w:val="00A21D2D"/>
    <w:rsid w:val="00A22A53"/>
    <w:rsid w:val="00A22B49"/>
    <w:rsid w:val="00A24BB8"/>
    <w:rsid w:val="00A26545"/>
    <w:rsid w:val="00A330D8"/>
    <w:rsid w:val="00A330E5"/>
    <w:rsid w:val="00A36172"/>
    <w:rsid w:val="00A37425"/>
    <w:rsid w:val="00A4124F"/>
    <w:rsid w:val="00A4260B"/>
    <w:rsid w:val="00A437E2"/>
    <w:rsid w:val="00A51253"/>
    <w:rsid w:val="00A51A43"/>
    <w:rsid w:val="00A53299"/>
    <w:rsid w:val="00A54E38"/>
    <w:rsid w:val="00A56DE0"/>
    <w:rsid w:val="00A56FD5"/>
    <w:rsid w:val="00A70FC5"/>
    <w:rsid w:val="00A71025"/>
    <w:rsid w:val="00A718D3"/>
    <w:rsid w:val="00A71968"/>
    <w:rsid w:val="00A72EA3"/>
    <w:rsid w:val="00A74A40"/>
    <w:rsid w:val="00A77D6A"/>
    <w:rsid w:val="00A81981"/>
    <w:rsid w:val="00A83B7D"/>
    <w:rsid w:val="00A91E2A"/>
    <w:rsid w:val="00A92A2F"/>
    <w:rsid w:val="00A967E1"/>
    <w:rsid w:val="00A96C62"/>
    <w:rsid w:val="00A97111"/>
    <w:rsid w:val="00AA1261"/>
    <w:rsid w:val="00AA16E3"/>
    <w:rsid w:val="00AA2CB9"/>
    <w:rsid w:val="00AA4F2E"/>
    <w:rsid w:val="00AA6148"/>
    <w:rsid w:val="00AA65E7"/>
    <w:rsid w:val="00AA7995"/>
    <w:rsid w:val="00AB1DD3"/>
    <w:rsid w:val="00AB263F"/>
    <w:rsid w:val="00AB275B"/>
    <w:rsid w:val="00AB6820"/>
    <w:rsid w:val="00AB6F8C"/>
    <w:rsid w:val="00AB7C32"/>
    <w:rsid w:val="00AB7F13"/>
    <w:rsid w:val="00AC59DA"/>
    <w:rsid w:val="00AC7E59"/>
    <w:rsid w:val="00AC7FED"/>
    <w:rsid w:val="00AD06B3"/>
    <w:rsid w:val="00AD2FD5"/>
    <w:rsid w:val="00AD3F6D"/>
    <w:rsid w:val="00AD5B26"/>
    <w:rsid w:val="00AD5BE2"/>
    <w:rsid w:val="00AD70CF"/>
    <w:rsid w:val="00AD7A5F"/>
    <w:rsid w:val="00AE0063"/>
    <w:rsid w:val="00AE0BB8"/>
    <w:rsid w:val="00AE141C"/>
    <w:rsid w:val="00AE3555"/>
    <w:rsid w:val="00AE3EC3"/>
    <w:rsid w:val="00AE5B07"/>
    <w:rsid w:val="00AE7101"/>
    <w:rsid w:val="00AE79B9"/>
    <w:rsid w:val="00AF04E2"/>
    <w:rsid w:val="00AF14C6"/>
    <w:rsid w:val="00AF171C"/>
    <w:rsid w:val="00AF3BE8"/>
    <w:rsid w:val="00AF5350"/>
    <w:rsid w:val="00B024D5"/>
    <w:rsid w:val="00B06383"/>
    <w:rsid w:val="00B06CE1"/>
    <w:rsid w:val="00B07A89"/>
    <w:rsid w:val="00B1128A"/>
    <w:rsid w:val="00B1178E"/>
    <w:rsid w:val="00B12433"/>
    <w:rsid w:val="00B15473"/>
    <w:rsid w:val="00B162A3"/>
    <w:rsid w:val="00B17860"/>
    <w:rsid w:val="00B203C9"/>
    <w:rsid w:val="00B234EF"/>
    <w:rsid w:val="00B25E00"/>
    <w:rsid w:val="00B2689C"/>
    <w:rsid w:val="00B3160A"/>
    <w:rsid w:val="00B31B29"/>
    <w:rsid w:val="00B34E30"/>
    <w:rsid w:val="00B35FC8"/>
    <w:rsid w:val="00B457C6"/>
    <w:rsid w:val="00B50E41"/>
    <w:rsid w:val="00B52BDD"/>
    <w:rsid w:val="00B54E0A"/>
    <w:rsid w:val="00B5503E"/>
    <w:rsid w:val="00B55CDB"/>
    <w:rsid w:val="00B56197"/>
    <w:rsid w:val="00B61ACE"/>
    <w:rsid w:val="00B671FB"/>
    <w:rsid w:val="00B70EA0"/>
    <w:rsid w:val="00B736D5"/>
    <w:rsid w:val="00B74141"/>
    <w:rsid w:val="00B7700A"/>
    <w:rsid w:val="00B7768B"/>
    <w:rsid w:val="00B77BF3"/>
    <w:rsid w:val="00B86519"/>
    <w:rsid w:val="00B869BF"/>
    <w:rsid w:val="00B905BC"/>
    <w:rsid w:val="00B91306"/>
    <w:rsid w:val="00B91412"/>
    <w:rsid w:val="00B94544"/>
    <w:rsid w:val="00B95500"/>
    <w:rsid w:val="00B978BA"/>
    <w:rsid w:val="00BA0363"/>
    <w:rsid w:val="00BA1EAA"/>
    <w:rsid w:val="00BA3499"/>
    <w:rsid w:val="00BA4B9E"/>
    <w:rsid w:val="00BA6459"/>
    <w:rsid w:val="00BB3FB0"/>
    <w:rsid w:val="00BB6D77"/>
    <w:rsid w:val="00BB6DEB"/>
    <w:rsid w:val="00BC0D41"/>
    <w:rsid w:val="00BC1047"/>
    <w:rsid w:val="00BC1E36"/>
    <w:rsid w:val="00BC2A35"/>
    <w:rsid w:val="00BC36C1"/>
    <w:rsid w:val="00BC63B0"/>
    <w:rsid w:val="00BC6BB5"/>
    <w:rsid w:val="00BC6CAF"/>
    <w:rsid w:val="00BC74D5"/>
    <w:rsid w:val="00BD0A56"/>
    <w:rsid w:val="00BD0E42"/>
    <w:rsid w:val="00BD18DC"/>
    <w:rsid w:val="00BD18F9"/>
    <w:rsid w:val="00BD407C"/>
    <w:rsid w:val="00BD481F"/>
    <w:rsid w:val="00BD5B67"/>
    <w:rsid w:val="00BD656D"/>
    <w:rsid w:val="00BE45B4"/>
    <w:rsid w:val="00BE6718"/>
    <w:rsid w:val="00BE68D2"/>
    <w:rsid w:val="00BE7A9F"/>
    <w:rsid w:val="00BE7CBB"/>
    <w:rsid w:val="00BF0E0F"/>
    <w:rsid w:val="00BF1AAC"/>
    <w:rsid w:val="00BF571C"/>
    <w:rsid w:val="00BF7C3F"/>
    <w:rsid w:val="00C00EDA"/>
    <w:rsid w:val="00C0134E"/>
    <w:rsid w:val="00C0194B"/>
    <w:rsid w:val="00C01A71"/>
    <w:rsid w:val="00C01E31"/>
    <w:rsid w:val="00C03287"/>
    <w:rsid w:val="00C046C1"/>
    <w:rsid w:val="00C05184"/>
    <w:rsid w:val="00C05AA7"/>
    <w:rsid w:val="00C0733C"/>
    <w:rsid w:val="00C1026D"/>
    <w:rsid w:val="00C1083A"/>
    <w:rsid w:val="00C159E7"/>
    <w:rsid w:val="00C165CB"/>
    <w:rsid w:val="00C20057"/>
    <w:rsid w:val="00C215ED"/>
    <w:rsid w:val="00C2276B"/>
    <w:rsid w:val="00C22884"/>
    <w:rsid w:val="00C230B9"/>
    <w:rsid w:val="00C2398F"/>
    <w:rsid w:val="00C25518"/>
    <w:rsid w:val="00C27D28"/>
    <w:rsid w:val="00C31FDC"/>
    <w:rsid w:val="00C329BD"/>
    <w:rsid w:val="00C33511"/>
    <w:rsid w:val="00C33CA7"/>
    <w:rsid w:val="00C345FD"/>
    <w:rsid w:val="00C34683"/>
    <w:rsid w:val="00C359CC"/>
    <w:rsid w:val="00C35AC0"/>
    <w:rsid w:val="00C41854"/>
    <w:rsid w:val="00C457F7"/>
    <w:rsid w:val="00C50ADE"/>
    <w:rsid w:val="00C51097"/>
    <w:rsid w:val="00C51F0C"/>
    <w:rsid w:val="00C532F5"/>
    <w:rsid w:val="00C54484"/>
    <w:rsid w:val="00C545D0"/>
    <w:rsid w:val="00C546AE"/>
    <w:rsid w:val="00C576C1"/>
    <w:rsid w:val="00C57A1C"/>
    <w:rsid w:val="00C60774"/>
    <w:rsid w:val="00C61157"/>
    <w:rsid w:val="00C64A0D"/>
    <w:rsid w:val="00C64B11"/>
    <w:rsid w:val="00C669C1"/>
    <w:rsid w:val="00C66A49"/>
    <w:rsid w:val="00C6739D"/>
    <w:rsid w:val="00C7206C"/>
    <w:rsid w:val="00C73801"/>
    <w:rsid w:val="00C73819"/>
    <w:rsid w:val="00C759CE"/>
    <w:rsid w:val="00C760D7"/>
    <w:rsid w:val="00C8221F"/>
    <w:rsid w:val="00C82A47"/>
    <w:rsid w:val="00C8547B"/>
    <w:rsid w:val="00C87180"/>
    <w:rsid w:val="00C8747F"/>
    <w:rsid w:val="00C90483"/>
    <w:rsid w:val="00C95C25"/>
    <w:rsid w:val="00C960D4"/>
    <w:rsid w:val="00CA1AA8"/>
    <w:rsid w:val="00CA1DE2"/>
    <w:rsid w:val="00CA5E17"/>
    <w:rsid w:val="00CB1B60"/>
    <w:rsid w:val="00CB5EB0"/>
    <w:rsid w:val="00CB65D9"/>
    <w:rsid w:val="00CB7033"/>
    <w:rsid w:val="00CC1FB0"/>
    <w:rsid w:val="00CC2037"/>
    <w:rsid w:val="00CC28DC"/>
    <w:rsid w:val="00CC5335"/>
    <w:rsid w:val="00CC6FA2"/>
    <w:rsid w:val="00CD3EB4"/>
    <w:rsid w:val="00CE2853"/>
    <w:rsid w:val="00CE3256"/>
    <w:rsid w:val="00CE36D4"/>
    <w:rsid w:val="00CE6695"/>
    <w:rsid w:val="00CE6916"/>
    <w:rsid w:val="00CE7624"/>
    <w:rsid w:val="00CE7E3A"/>
    <w:rsid w:val="00CF03F7"/>
    <w:rsid w:val="00CF0A88"/>
    <w:rsid w:val="00CF2AED"/>
    <w:rsid w:val="00CF3847"/>
    <w:rsid w:val="00CF4322"/>
    <w:rsid w:val="00CF493D"/>
    <w:rsid w:val="00CF643A"/>
    <w:rsid w:val="00D0078E"/>
    <w:rsid w:val="00D03777"/>
    <w:rsid w:val="00D05AAE"/>
    <w:rsid w:val="00D06A66"/>
    <w:rsid w:val="00D071F9"/>
    <w:rsid w:val="00D07E7D"/>
    <w:rsid w:val="00D10AF8"/>
    <w:rsid w:val="00D120B8"/>
    <w:rsid w:val="00D121A5"/>
    <w:rsid w:val="00D14BFF"/>
    <w:rsid w:val="00D15A92"/>
    <w:rsid w:val="00D209B3"/>
    <w:rsid w:val="00D2101C"/>
    <w:rsid w:val="00D22624"/>
    <w:rsid w:val="00D22F03"/>
    <w:rsid w:val="00D2342D"/>
    <w:rsid w:val="00D24DF4"/>
    <w:rsid w:val="00D26CA9"/>
    <w:rsid w:val="00D3077A"/>
    <w:rsid w:val="00D339CE"/>
    <w:rsid w:val="00D3479A"/>
    <w:rsid w:val="00D407B6"/>
    <w:rsid w:val="00D40E75"/>
    <w:rsid w:val="00D4414C"/>
    <w:rsid w:val="00D4596F"/>
    <w:rsid w:val="00D45CEF"/>
    <w:rsid w:val="00D50177"/>
    <w:rsid w:val="00D50225"/>
    <w:rsid w:val="00D51467"/>
    <w:rsid w:val="00D51668"/>
    <w:rsid w:val="00D53B34"/>
    <w:rsid w:val="00D61AF1"/>
    <w:rsid w:val="00D624D8"/>
    <w:rsid w:val="00D63E55"/>
    <w:rsid w:val="00D6441A"/>
    <w:rsid w:val="00D65A23"/>
    <w:rsid w:val="00D65DDF"/>
    <w:rsid w:val="00D6751B"/>
    <w:rsid w:val="00D70725"/>
    <w:rsid w:val="00D71043"/>
    <w:rsid w:val="00D712A6"/>
    <w:rsid w:val="00D721AD"/>
    <w:rsid w:val="00D72CC5"/>
    <w:rsid w:val="00D748F1"/>
    <w:rsid w:val="00D74CA3"/>
    <w:rsid w:val="00D75652"/>
    <w:rsid w:val="00D76B27"/>
    <w:rsid w:val="00D77730"/>
    <w:rsid w:val="00D8014D"/>
    <w:rsid w:val="00D824D1"/>
    <w:rsid w:val="00D8298B"/>
    <w:rsid w:val="00D83971"/>
    <w:rsid w:val="00D84695"/>
    <w:rsid w:val="00D84BC0"/>
    <w:rsid w:val="00D85E69"/>
    <w:rsid w:val="00D866C0"/>
    <w:rsid w:val="00D872A4"/>
    <w:rsid w:val="00D876ED"/>
    <w:rsid w:val="00D9221B"/>
    <w:rsid w:val="00D92CD5"/>
    <w:rsid w:val="00D92F3A"/>
    <w:rsid w:val="00D9333C"/>
    <w:rsid w:val="00DA08FA"/>
    <w:rsid w:val="00DA2192"/>
    <w:rsid w:val="00DA770A"/>
    <w:rsid w:val="00DA7F4D"/>
    <w:rsid w:val="00DB324D"/>
    <w:rsid w:val="00DB6227"/>
    <w:rsid w:val="00DC1BB8"/>
    <w:rsid w:val="00DC296B"/>
    <w:rsid w:val="00DC302B"/>
    <w:rsid w:val="00DC464F"/>
    <w:rsid w:val="00DC63FE"/>
    <w:rsid w:val="00DC73D4"/>
    <w:rsid w:val="00DD20DF"/>
    <w:rsid w:val="00DD2695"/>
    <w:rsid w:val="00DD380E"/>
    <w:rsid w:val="00DD630A"/>
    <w:rsid w:val="00DE08CE"/>
    <w:rsid w:val="00DE0C9F"/>
    <w:rsid w:val="00DE24D6"/>
    <w:rsid w:val="00DE28DC"/>
    <w:rsid w:val="00DE3C6C"/>
    <w:rsid w:val="00DE485E"/>
    <w:rsid w:val="00DE5E91"/>
    <w:rsid w:val="00DF1767"/>
    <w:rsid w:val="00DF2179"/>
    <w:rsid w:val="00DF2AB5"/>
    <w:rsid w:val="00DF494C"/>
    <w:rsid w:val="00DF6B13"/>
    <w:rsid w:val="00E00036"/>
    <w:rsid w:val="00E000E1"/>
    <w:rsid w:val="00E008ED"/>
    <w:rsid w:val="00E01196"/>
    <w:rsid w:val="00E02DDA"/>
    <w:rsid w:val="00E03098"/>
    <w:rsid w:val="00E05EA0"/>
    <w:rsid w:val="00E070B0"/>
    <w:rsid w:val="00E11DA8"/>
    <w:rsid w:val="00E11EEC"/>
    <w:rsid w:val="00E12213"/>
    <w:rsid w:val="00E12DA0"/>
    <w:rsid w:val="00E1316F"/>
    <w:rsid w:val="00E1440B"/>
    <w:rsid w:val="00E221E0"/>
    <w:rsid w:val="00E247BD"/>
    <w:rsid w:val="00E247DE"/>
    <w:rsid w:val="00E267B1"/>
    <w:rsid w:val="00E26CD4"/>
    <w:rsid w:val="00E407C1"/>
    <w:rsid w:val="00E41A83"/>
    <w:rsid w:val="00E438E7"/>
    <w:rsid w:val="00E4490B"/>
    <w:rsid w:val="00E45CDA"/>
    <w:rsid w:val="00E51657"/>
    <w:rsid w:val="00E51744"/>
    <w:rsid w:val="00E5178D"/>
    <w:rsid w:val="00E51F91"/>
    <w:rsid w:val="00E52AAB"/>
    <w:rsid w:val="00E52B87"/>
    <w:rsid w:val="00E53CF1"/>
    <w:rsid w:val="00E55DF7"/>
    <w:rsid w:val="00E56769"/>
    <w:rsid w:val="00E577D3"/>
    <w:rsid w:val="00E607E5"/>
    <w:rsid w:val="00E645D6"/>
    <w:rsid w:val="00E64D99"/>
    <w:rsid w:val="00E6568C"/>
    <w:rsid w:val="00E70628"/>
    <w:rsid w:val="00E70B11"/>
    <w:rsid w:val="00E7287A"/>
    <w:rsid w:val="00E75212"/>
    <w:rsid w:val="00E7618F"/>
    <w:rsid w:val="00E8104A"/>
    <w:rsid w:val="00E81BA0"/>
    <w:rsid w:val="00E84BA0"/>
    <w:rsid w:val="00E8686B"/>
    <w:rsid w:val="00E87B1C"/>
    <w:rsid w:val="00E87E01"/>
    <w:rsid w:val="00E906AA"/>
    <w:rsid w:val="00E91B49"/>
    <w:rsid w:val="00E91F36"/>
    <w:rsid w:val="00E93497"/>
    <w:rsid w:val="00EA0380"/>
    <w:rsid w:val="00EA0F9B"/>
    <w:rsid w:val="00EA30A0"/>
    <w:rsid w:val="00EA4A30"/>
    <w:rsid w:val="00EA5395"/>
    <w:rsid w:val="00EB317B"/>
    <w:rsid w:val="00EB772D"/>
    <w:rsid w:val="00EC289C"/>
    <w:rsid w:val="00EC2FFF"/>
    <w:rsid w:val="00EC6DB5"/>
    <w:rsid w:val="00ED09DE"/>
    <w:rsid w:val="00ED2ACE"/>
    <w:rsid w:val="00ED2E95"/>
    <w:rsid w:val="00ED3838"/>
    <w:rsid w:val="00ED3968"/>
    <w:rsid w:val="00ED49A2"/>
    <w:rsid w:val="00ED5044"/>
    <w:rsid w:val="00ED5179"/>
    <w:rsid w:val="00ED651A"/>
    <w:rsid w:val="00ED6FDB"/>
    <w:rsid w:val="00EE4F20"/>
    <w:rsid w:val="00EE52DB"/>
    <w:rsid w:val="00EE72A5"/>
    <w:rsid w:val="00EE7B4E"/>
    <w:rsid w:val="00EF4086"/>
    <w:rsid w:val="00EF4D17"/>
    <w:rsid w:val="00EF7112"/>
    <w:rsid w:val="00EF7615"/>
    <w:rsid w:val="00F00C6E"/>
    <w:rsid w:val="00F0393C"/>
    <w:rsid w:val="00F10C5A"/>
    <w:rsid w:val="00F10E8A"/>
    <w:rsid w:val="00F124A9"/>
    <w:rsid w:val="00F12522"/>
    <w:rsid w:val="00F12801"/>
    <w:rsid w:val="00F1342F"/>
    <w:rsid w:val="00F13F03"/>
    <w:rsid w:val="00F14F01"/>
    <w:rsid w:val="00F154C1"/>
    <w:rsid w:val="00F1554F"/>
    <w:rsid w:val="00F15C5E"/>
    <w:rsid w:val="00F170E9"/>
    <w:rsid w:val="00F175D0"/>
    <w:rsid w:val="00F17CD6"/>
    <w:rsid w:val="00F21D3C"/>
    <w:rsid w:val="00F22838"/>
    <w:rsid w:val="00F24A18"/>
    <w:rsid w:val="00F2573E"/>
    <w:rsid w:val="00F30818"/>
    <w:rsid w:val="00F34C1F"/>
    <w:rsid w:val="00F35299"/>
    <w:rsid w:val="00F35E9F"/>
    <w:rsid w:val="00F424B5"/>
    <w:rsid w:val="00F447A5"/>
    <w:rsid w:val="00F44F96"/>
    <w:rsid w:val="00F46116"/>
    <w:rsid w:val="00F46EA3"/>
    <w:rsid w:val="00F50D4E"/>
    <w:rsid w:val="00F51FF6"/>
    <w:rsid w:val="00F52705"/>
    <w:rsid w:val="00F5365A"/>
    <w:rsid w:val="00F54CC8"/>
    <w:rsid w:val="00F610F7"/>
    <w:rsid w:val="00F623A8"/>
    <w:rsid w:val="00F6312A"/>
    <w:rsid w:val="00F635A4"/>
    <w:rsid w:val="00F6482C"/>
    <w:rsid w:val="00F65A68"/>
    <w:rsid w:val="00F65C2E"/>
    <w:rsid w:val="00F67EB6"/>
    <w:rsid w:val="00F70509"/>
    <w:rsid w:val="00F70F2B"/>
    <w:rsid w:val="00F73C2A"/>
    <w:rsid w:val="00F73DDF"/>
    <w:rsid w:val="00F74A72"/>
    <w:rsid w:val="00F74F59"/>
    <w:rsid w:val="00F75465"/>
    <w:rsid w:val="00F75986"/>
    <w:rsid w:val="00F76F02"/>
    <w:rsid w:val="00F830A0"/>
    <w:rsid w:val="00F8358D"/>
    <w:rsid w:val="00F84E8B"/>
    <w:rsid w:val="00F8619C"/>
    <w:rsid w:val="00F87282"/>
    <w:rsid w:val="00F90B72"/>
    <w:rsid w:val="00F91123"/>
    <w:rsid w:val="00F941E6"/>
    <w:rsid w:val="00F959E0"/>
    <w:rsid w:val="00F9645B"/>
    <w:rsid w:val="00F96695"/>
    <w:rsid w:val="00F975CA"/>
    <w:rsid w:val="00F97AFE"/>
    <w:rsid w:val="00FA0561"/>
    <w:rsid w:val="00FA1F6C"/>
    <w:rsid w:val="00FA2CDC"/>
    <w:rsid w:val="00FA3757"/>
    <w:rsid w:val="00FA47D7"/>
    <w:rsid w:val="00FA775C"/>
    <w:rsid w:val="00FA7DC7"/>
    <w:rsid w:val="00FB153B"/>
    <w:rsid w:val="00FC31B4"/>
    <w:rsid w:val="00FC39B7"/>
    <w:rsid w:val="00FC3DBA"/>
    <w:rsid w:val="00FC4F26"/>
    <w:rsid w:val="00FD0B7C"/>
    <w:rsid w:val="00FD1762"/>
    <w:rsid w:val="00FD3462"/>
    <w:rsid w:val="00FD67D1"/>
    <w:rsid w:val="00FD7CB1"/>
    <w:rsid w:val="00FE0C75"/>
    <w:rsid w:val="00FE10BB"/>
    <w:rsid w:val="00FE200F"/>
    <w:rsid w:val="00FE409C"/>
    <w:rsid w:val="00FE47E0"/>
    <w:rsid w:val="00FE562D"/>
    <w:rsid w:val="00FE5ACF"/>
    <w:rsid w:val="00FE6B48"/>
    <w:rsid w:val="00FF094E"/>
    <w:rsid w:val="00FF6D72"/>
    <w:rsid w:val="0170CBA2"/>
    <w:rsid w:val="0A19307F"/>
    <w:rsid w:val="12BAC227"/>
    <w:rsid w:val="199DCAA1"/>
    <w:rsid w:val="1B99BC7C"/>
    <w:rsid w:val="1D3148B6"/>
    <w:rsid w:val="1DD6DAD3"/>
    <w:rsid w:val="1EC58886"/>
    <w:rsid w:val="23FA97F5"/>
    <w:rsid w:val="277BDEA8"/>
    <w:rsid w:val="2CCED441"/>
    <w:rsid w:val="2E8924DB"/>
    <w:rsid w:val="30B97231"/>
    <w:rsid w:val="358509FC"/>
    <w:rsid w:val="380F9A5F"/>
    <w:rsid w:val="475D7007"/>
    <w:rsid w:val="47CB6306"/>
    <w:rsid w:val="4A1478C4"/>
    <w:rsid w:val="4F379F6E"/>
    <w:rsid w:val="53D447FF"/>
    <w:rsid w:val="53E9588F"/>
    <w:rsid w:val="5748CBB2"/>
    <w:rsid w:val="5903C03E"/>
    <w:rsid w:val="5997D022"/>
    <w:rsid w:val="5E2B80E5"/>
    <w:rsid w:val="61683E20"/>
    <w:rsid w:val="63DBC7EC"/>
    <w:rsid w:val="690AF5D5"/>
    <w:rsid w:val="6C05CE32"/>
    <w:rsid w:val="6DE90783"/>
    <w:rsid w:val="6E0CF641"/>
    <w:rsid w:val="6EC8CC06"/>
    <w:rsid w:val="6F155C82"/>
    <w:rsid w:val="75C75FA1"/>
    <w:rsid w:val="77EC5D15"/>
    <w:rsid w:val="799D3C1A"/>
    <w:rsid w:val="7A276724"/>
    <w:rsid w:val="7A8B38EE"/>
    <w:rsid w:val="7A9F8EE0"/>
    <w:rsid w:val="7B2100AC"/>
    <w:rsid w:val="7D50BA4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EDD489"/>
  <w15:chartTrackingRefBased/>
  <w15:docId w15:val="{1ABC1FEF-1063-499B-9D39-F1CCE09112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3AE9"/>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E070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070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070B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70B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70B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70B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70B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70B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70B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70B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070B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070B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70B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70B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70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70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70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70B0"/>
    <w:rPr>
      <w:rFonts w:eastAsiaTheme="majorEastAsia" w:cstheme="majorBidi"/>
      <w:color w:val="272727" w:themeColor="text1" w:themeTint="D8"/>
    </w:rPr>
  </w:style>
  <w:style w:type="paragraph" w:styleId="Title">
    <w:name w:val="Title"/>
    <w:basedOn w:val="Normal"/>
    <w:next w:val="Normal"/>
    <w:link w:val="TitleChar"/>
    <w:uiPriority w:val="10"/>
    <w:qFormat/>
    <w:rsid w:val="00E070B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70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70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70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70B0"/>
    <w:pPr>
      <w:spacing w:before="160"/>
      <w:jc w:val="center"/>
    </w:pPr>
    <w:rPr>
      <w:i/>
      <w:iCs/>
      <w:color w:val="404040" w:themeColor="text1" w:themeTint="BF"/>
    </w:rPr>
  </w:style>
  <w:style w:type="character" w:customStyle="1" w:styleId="QuoteChar">
    <w:name w:val="Quote Char"/>
    <w:basedOn w:val="DefaultParagraphFont"/>
    <w:link w:val="Quote"/>
    <w:uiPriority w:val="29"/>
    <w:rsid w:val="00E070B0"/>
    <w:rPr>
      <w:i/>
      <w:iCs/>
      <w:color w:val="404040" w:themeColor="text1" w:themeTint="BF"/>
    </w:rPr>
  </w:style>
  <w:style w:type="paragraph" w:styleId="ListParagraph">
    <w:name w:val="List Paragraph"/>
    <w:basedOn w:val="Normal"/>
    <w:uiPriority w:val="34"/>
    <w:qFormat/>
    <w:rsid w:val="00E070B0"/>
    <w:pPr>
      <w:ind w:left="720"/>
      <w:contextualSpacing/>
    </w:pPr>
  </w:style>
  <w:style w:type="character" w:styleId="IntenseEmphasis">
    <w:name w:val="Intense Emphasis"/>
    <w:basedOn w:val="DefaultParagraphFont"/>
    <w:uiPriority w:val="21"/>
    <w:qFormat/>
    <w:rsid w:val="00E070B0"/>
    <w:rPr>
      <w:i/>
      <w:iCs/>
      <w:color w:val="0F4761" w:themeColor="accent1" w:themeShade="BF"/>
    </w:rPr>
  </w:style>
  <w:style w:type="paragraph" w:styleId="IntenseQuote">
    <w:name w:val="Intense Quote"/>
    <w:basedOn w:val="Normal"/>
    <w:next w:val="Normal"/>
    <w:link w:val="IntenseQuoteChar"/>
    <w:uiPriority w:val="30"/>
    <w:qFormat/>
    <w:rsid w:val="00E070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70B0"/>
    <w:rPr>
      <w:i/>
      <w:iCs/>
      <w:color w:val="0F4761" w:themeColor="accent1" w:themeShade="BF"/>
    </w:rPr>
  </w:style>
  <w:style w:type="character" w:styleId="IntenseReference">
    <w:name w:val="Intense Reference"/>
    <w:basedOn w:val="DefaultParagraphFont"/>
    <w:uiPriority w:val="32"/>
    <w:qFormat/>
    <w:rsid w:val="00E070B0"/>
    <w:rPr>
      <w:b/>
      <w:bCs/>
      <w:smallCaps/>
      <w:color w:val="0F4761" w:themeColor="accent1" w:themeShade="BF"/>
      <w:spacing w:val="5"/>
    </w:rPr>
  </w:style>
  <w:style w:type="character" w:styleId="PlaceholderText">
    <w:name w:val="Placeholder Text"/>
    <w:basedOn w:val="DefaultParagraphFont"/>
    <w:uiPriority w:val="99"/>
    <w:semiHidden/>
    <w:rsid w:val="00D10AF8"/>
    <w:rPr>
      <w:color w:val="666666"/>
    </w:rPr>
  </w:style>
  <w:style w:type="paragraph" w:customStyle="1" w:styleId="p1">
    <w:name w:val="p1"/>
    <w:basedOn w:val="Normal"/>
    <w:rsid w:val="003D2EE5"/>
    <w:rPr>
      <w:rFonts w:ascii="Helvetica" w:hAnsi="Helvetica"/>
      <w:color w:val="000000"/>
      <w:sz w:val="15"/>
      <w:szCs w:val="15"/>
    </w:rPr>
  </w:style>
  <w:style w:type="character" w:customStyle="1" w:styleId="mord">
    <w:name w:val="mord"/>
    <w:basedOn w:val="DefaultParagraphFont"/>
    <w:rsid w:val="00D872A4"/>
  </w:style>
  <w:style w:type="character" w:customStyle="1" w:styleId="mopen">
    <w:name w:val="mopen"/>
    <w:basedOn w:val="DefaultParagraphFont"/>
    <w:rsid w:val="00D872A4"/>
  </w:style>
  <w:style w:type="character" w:customStyle="1" w:styleId="mclose">
    <w:name w:val="mclose"/>
    <w:basedOn w:val="DefaultParagraphFont"/>
    <w:rsid w:val="00D872A4"/>
  </w:style>
  <w:style w:type="character" w:customStyle="1" w:styleId="mrel">
    <w:name w:val="mrel"/>
    <w:basedOn w:val="DefaultParagraphFont"/>
    <w:rsid w:val="00D872A4"/>
  </w:style>
  <w:style w:type="character" w:customStyle="1" w:styleId="vlist-s">
    <w:name w:val="vlist-s"/>
    <w:basedOn w:val="DefaultParagraphFont"/>
    <w:rsid w:val="00D872A4"/>
  </w:style>
  <w:style w:type="paragraph" w:styleId="NormalWeb">
    <w:name w:val="Normal (Web)"/>
    <w:basedOn w:val="Normal"/>
    <w:uiPriority w:val="99"/>
    <w:unhideWhenUsed/>
    <w:rsid w:val="00D872A4"/>
    <w:pPr>
      <w:spacing w:before="100" w:beforeAutospacing="1" w:after="100" w:afterAutospacing="1"/>
    </w:pPr>
  </w:style>
  <w:style w:type="character" w:customStyle="1" w:styleId="katex-mathml">
    <w:name w:val="katex-mathml"/>
    <w:basedOn w:val="DefaultParagraphFont"/>
    <w:rsid w:val="00D872A4"/>
  </w:style>
  <w:style w:type="character" w:customStyle="1" w:styleId="mpunct">
    <w:name w:val="mpunct"/>
    <w:basedOn w:val="DefaultParagraphFont"/>
    <w:rsid w:val="00D872A4"/>
  </w:style>
  <w:style w:type="character" w:customStyle="1" w:styleId="mop">
    <w:name w:val="mop"/>
    <w:basedOn w:val="DefaultParagraphFont"/>
    <w:rsid w:val="00D872A4"/>
  </w:style>
  <w:style w:type="character" w:customStyle="1" w:styleId="delimsizing">
    <w:name w:val="delimsizing"/>
    <w:basedOn w:val="DefaultParagraphFont"/>
    <w:rsid w:val="00D872A4"/>
  </w:style>
  <w:style w:type="character" w:customStyle="1" w:styleId="mbin">
    <w:name w:val="mbin"/>
    <w:basedOn w:val="DefaultParagraphFont"/>
    <w:rsid w:val="00D872A4"/>
  </w:style>
  <w:style w:type="table" w:styleId="TableGrid">
    <w:name w:val="Table Grid"/>
    <w:basedOn w:val="TableNormal"/>
    <w:uiPriority w:val="39"/>
    <w:rsid w:val="00D872A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872A4"/>
    <w:pPr>
      <w:tabs>
        <w:tab w:val="center" w:pos="4680"/>
        <w:tab w:val="right" w:pos="9360"/>
      </w:tabs>
    </w:pPr>
  </w:style>
  <w:style w:type="character" w:customStyle="1" w:styleId="HeaderChar">
    <w:name w:val="Header Char"/>
    <w:basedOn w:val="DefaultParagraphFont"/>
    <w:link w:val="Header"/>
    <w:uiPriority w:val="99"/>
    <w:rsid w:val="00D872A4"/>
  </w:style>
  <w:style w:type="paragraph" w:styleId="Footer">
    <w:name w:val="footer"/>
    <w:basedOn w:val="Normal"/>
    <w:link w:val="FooterChar"/>
    <w:uiPriority w:val="99"/>
    <w:unhideWhenUsed/>
    <w:rsid w:val="00D872A4"/>
    <w:pPr>
      <w:tabs>
        <w:tab w:val="center" w:pos="4680"/>
        <w:tab w:val="right" w:pos="9360"/>
      </w:tabs>
    </w:pPr>
  </w:style>
  <w:style w:type="character" w:customStyle="1" w:styleId="FooterChar">
    <w:name w:val="Footer Char"/>
    <w:basedOn w:val="DefaultParagraphFont"/>
    <w:link w:val="Footer"/>
    <w:uiPriority w:val="99"/>
    <w:rsid w:val="00D872A4"/>
  </w:style>
  <w:style w:type="character" w:customStyle="1" w:styleId="anchor-text">
    <w:name w:val="anchor-text"/>
    <w:basedOn w:val="DefaultParagraphFont"/>
    <w:rsid w:val="0009197B"/>
  </w:style>
  <w:style w:type="character" w:customStyle="1" w:styleId="mjxassistivemathml">
    <w:name w:val="mjx_assistive_mathml"/>
    <w:basedOn w:val="DefaultParagraphFont"/>
    <w:rsid w:val="00BA1EAA"/>
  </w:style>
  <w:style w:type="character" w:customStyle="1" w:styleId="mi">
    <w:name w:val="mi"/>
    <w:basedOn w:val="DefaultParagraphFont"/>
    <w:rsid w:val="00C0134E"/>
  </w:style>
  <w:style w:type="character" w:customStyle="1" w:styleId="title-text">
    <w:name w:val="title-text"/>
    <w:basedOn w:val="DefaultParagraphFont"/>
    <w:rsid w:val="00D407B6"/>
  </w:style>
  <w:style w:type="character" w:styleId="Strong">
    <w:name w:val="Strong"/>
    <w:basedOn w:val="DefaultParagraphFont"/>
    <w:uiPriority w:val="22"/>
    <w:qFormat/>
    <w:rsid w:val="00195043"/>
    <w:rPr>
      <w:b/>
      <w:bCs/>
    </w:rPr>
  </w:style>
  <w:style w:type="character" w:customStyle="1" w:styleId="Subtitle1">
    <w:name w:val="Subtitle1"/>
    <w:basedOn w:val="DefaultParagraphFont"/>
    <w:rsid w:val="00AC7FED"/>
  </w:style>
  <w:style w:type="character" w:styleId="Hyperlink">
    <w:name w:val="Hyperlink"/>
    <w:basedOn w:val="DefaultParagraphFont"/>
    <w:uiPriority w:val="99"/>
    <w:semiHidden/>
    <w:unhideWhenUsed/>
    <w:rsid w:val="00CE2853"/>
    <w:rPr>
      <w:color w:val="0000FF"/>
      <w:u w:val="single"/>
    </w:rPr>
  </w:style>
  <w:style w:type="character" w:styleId="Emphasis">
    <w:name w:val="Emphasis"/>
    <w:basedOn w:val="DefaultParagraphFont"/>
    <w:uiPriority w:val="20"/>
    <w:qFormat/>
    <w:rsid w:val="00CE2853"/>
    <w:rPr>
      <w:i/>
      <w:iCs/>
    </w:rPr>
  </w:style>
  <w:style w:type="character" w:customStyle="1" w:styleId="Subtitle2">
    <w:name w:val="Subtitle2"/>
    <w:basedOn w:val="DefaultParagraphFont"/>
    <w:rsid w:val="00CB5EB0"/>
  </w:style>
  <w:style w:type="paragraph" w:styleId="Revision">
    <w:name w:val="Revision"/>
    <w:hidden/>
    <w:uiPriority w:val="99"/>
    <w:semiHidden/>
    <w:rsid w:val="00B1128A"/>
    <w:pPr>
      <w:spacing w:after="0" w:line="240" w:lineRule="auto"/>
    </w:pPr>
    <w:rPr>
      <w:rFonts w:ascii="Times New Roman" w:eastAsia="Times New Roman" w:hAnsi="Times New Roman" w:cs="Times New Roman"/>
      <w:kern w:val="0"/>
      <w14:ligatures w14:val="none"/>
    </w:rPr>
  </w:style>
  <w:style w:type="character" w:styleId="CommentReference">
    <w:name w:val="annotation reference"/>
    <w:basedOn w:val="DefaultParagraphFont"/>
    <w:uiPriority w:val="99"/>
    <w:semiHidden/>
    <w:unhideWhenUsed/>
    <w:rsid w:val="0072459B"/>
    <w:rPr>
      <w:sz w:val="16"/>
      <w:szCs w:val="16"/>
    </w:rPr>
  </w:style>
  <w:style w:type="paragraph" w:styleId="CommentText">
    <w:name w:val="annotation text"/>
    <w:basedOn w:val="Normal"/>
    <w:link w:val="CommentTextChar"/>
    <w:uiPriority w:val="99"/>
    <w:unhideWhenUsed/>
    <w:rsid w:val="0072459B"/>
    <w:rPr>
      <w:sz w:val="20"/>
      <w:szCs w:val="20"/>
    </w:rPr>
  </w:style>
  <w:style w:type="character" w:customStyle="1" w:styleId="CommentTextChar">
    <w:name w:val="Comment Text Char"/>
    <w:basedOn w:val="DefaultParagraphFont"/>
    <w:link w:val="CommentText"/>
    <w:uiPriority w:val="99"/>
    <w:rsid w:val="0072459B"/>
    <w:rPr>
      <w:rFonts w:ascii="Times New Roman" w:eastAsia="Times New Roman" w:hAnsi="Times New Roman"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72459B"/>
    <w:rPr>
      <w:b/>
      <w:bCs/>
    </w:rPr>
  </w:style>
  <w:style w:type="character" w:customStyle="1" w:styleId="CommentSubjectChar">
    <w:name w:val="Comment Subject Char"/>
    <w:basedOn w:val="CommentTextChar"/>
    <w:link w:val="CommentSubject"/>
    <w:uiPriority w:val="99"/>
    <w:semiHidden/>
    <w:rsid w:val="0072459B"/>
    <w:rPr>
      <w:rFonts w:ascii="Times New Roman" w:eastAsia="Times New Roman" w:hAnsi="Times New Roman" w:cs="Times New Roman"/>
      <w:b/>
      <w:bCs/>
      <w:kern w:val="0"/>
      <w:sz w:val="20"/>
      <w:szCs w:val="20"/>
      <w14:ligatures w14:val="none"/>
    </w:rPr>
  </w:style>
  <w:style w:type="character" w:styleId="HTMLCode">
    <w:name w:val="HTML Code"/>
    <w:basedOn w:val="DefaultParagraphFont"/>
    <w:uiPriority w:val="99"/>
    <w:semiHidden/>
    <w:unhideWhenUsed/>
    <w:rsid w:val="00573CCB"/>
    <w:rPr>
      <w:rFonts w:ascii="Courier New" w:eastAsia="Times New Roman" w:hAnsi="Courier New" w:cs="Courier New"/>
      <w:sz w:val="20"/>
      <w:szCs w:val="20"/>
    </w:rPr>
  </w:style>
  <w:style w:type="paragraph" w:customStyle="1" w:styleId="isselectedend">
    <w:name w:val="isselectedend"/>
    <w:basedOn w:val="Normal"/>
    <w:rsid w:val="00AB275B"/>
    <w:pPr>
      <w:spacing w:before="100" w:beforeAutospacing="1" w:after="100" w:afterAutospacing="1"/>
    </w:pPr>
  </w:style>
  <w:style w:type="table" w:styleId="PlainTable1">
    <w:name w:val="Plain Table 1"/>
    <w:basedOn w:val="TableNormal"/>
    <w:uiPriority w:val="41"/>
    <w:rsid w:val="00BD18F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BD18F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4">
    <w:name w:val="Plain Table 4"/>
    <w:basedOn w:val="TableNormal"/>
    <w:uiPriority w:val="44"/>
    <w:rsid w:val="000D70D1"/>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Accent1">
    <w:name w:val="Grid Table 1 Light Accent 1"/>
    <w:basedOn w:val="TableNormal"/>
    <w:uiPriority w:val="46"/>
    <w:rsid w:val="000D70D1"/>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0D70D1"/>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GridTable3-Accent1">
    <w:name w:val="Grid Table 3 Accent 1"/>
    <w:basedOn w:val="TableNormal"/>
    <w:uiPriority w:val="48"/>
    <w:rsid w:val="000D70D1"/>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6Colorful-Accent1">
    <w:name w:val="Grid Table 6 Colorful Accent 1"/>
    <w:basedOn w:val="TableNormal"/>
    <w:uiPriority w:val="51"/>
    <w:rsid w:val="000D70D1"/>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6Colorful-Accent4">
    <w:name w:val="Grid Table 6 Colorful Accent 4"/>
    <w:basedOn w:val="TableNormal"/>
    <w:uiPriority w:val="51"/>
    <w:rsid w:val="000D70D1"/>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3-Accent4">
    <w:name w:val="List Table 3 Accent 4"/>
    <w:basedOn w:val="TableNormal"/>
    <w:uiPriority w:val="48"/>
    <w:rsid w:val="000D70D1"/>
    <w:pPr>
      <w:spacing w:after="0" w:line="240" w:lineRule="auto"/>
    </w:pPr>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table" w:styleId="ListTable6Colorful">
    <w:name w:val="List Table 6 Colorful"/>
    <w:basedOn w:val="TableNormal"/>
    <w:uiPriority w:val="51"/>
    <w:rsid w:val="000D70D1"/>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7Colorful">
    <w:name w:val="Grid Table 7 Colorful"/>
    <w:basedOn w:val="TableNormal"/>
    <w:uiPriority w:val="52"/>
    <w:rsid w:val="000D70D1"/>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6Colorful">
    <w:name w:val="Grid Table 6 Colorful"/>
    <w:basedOn w:val="TableNormal"/>
    <w:uiPriority w:val="51"/>
    <w:rsid w:val="000D70D1"/>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mtight">
    <w:name w:val="mtight"/>
    <w:basedOn w:val="DefaultParagraphFont"/>
    <w:rsid w:val="00A56D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274778">
      <w:bodyDiv w:val="1"/>
      <w:marLeft w:val="0"/>
      <w:marRight w:val="0"/>
      <w:marTop w:val="0"/>
      <w:marBottom w:val="0"/>
      <w:divBdr>
        <w:top w:val="none" w:sz="0" w:space="0" w:color="auto"/>
        <w:left w:val="none" w:sz="0" w:space="0" w:color="auto"/>
        <w:bottom w:val="none" w:sz="0" w:space="0" w:color="auto"/>
        <w:right w:val="none" w:sz="0" w:space="0" w:color="auto"/>
      </w:divBdr>
    </w:div>
    <w:div w:id="47842326">
      <w:bodyDiv w:val="1"/>
      <w:marLeft w:val="0"/>
      <w:marRight w:val="0"/>
      <w:marTop w:val="0"/>
      <w:marBottom w:val="0"/>
      <w:divBdr>
        <w:top w:val="none" w:sz="0" w:space="0" w:color="auto"/>
        <w:left w:val="none" w:sz="0" w:space="0" w:color="auto"/>
        <w:bottom w:val="none" w:sz="0" w:space="0" w:color="auto"/>
        <w:right w:val="none" w:sz="0" w:space="0" w:color="auto"/>
      </w:divBdr>
    </w:div>
    <w:div w:id="137108930">
      <w:bodyDiv w:val="1"/>
      <w:marLeft w:val="0"/>
      <w:marRight w:val="0"/>
      <w:marTop w:val="0"/>
      <w:marBottom w:val="0"/>
      <w:divBdr>
        <w:top w:val="none" w:sz="0" w:space="0" w:color="auto"/>
        <w:left w:val="none" w:sz="0" w:space="0" w:color="auto"/>
        <w:bottom w:val="none" w:sz="0" w:space="0" w:color="auto"/>
        <w:right w:val="none" w:sz="0" w:space="0" w:color="auto"/>
      </w:divBdr>
    </w:div>
    <w:div w:id="297148034">
      <w:bodyDiv w:val="1"/>
      <w:marLeft w:val="0"/>
      <w:marRight w:val="0"/>
      <w:marTop w:val="0"/>
      <w:marBottom w:val="0"/>
      <w:divBdr>
        <w:top w:val="none" w:sz="0" w:space="0" w:color="auto"/>
        <w:left w:val="none" w:sz="0" w:space="0" w:color="auto"/>
        <w:bottom w:val="none" w:sz="0" w:space="0" w:color="auto"/>
        <w:right w:val="none" w:sz="0" w:space="0" w:color="auto"/>
      </w:divBdr>
    </w:div>
    <w:div w:id="359937809">
      <w:bodyDiv w:val="1"/>
      <w:marLeft w:val="0"/>
      <w:marRight w:val="0"/>
      <w:marTop w:val="0"/>
      <w:marBottom w:val="0"/>
      <w:divBdr>
        <w:top w:val="none" w:sz="0" w:space="0" w:color="auto"/>
        <w:left w:val="none" w:sz="0" w:space="0" w:color="auto"/>
        <w:bottom w:val="none" w:sz="0" w:space="0" w:color="auto"/>
        <w:right w:val="none" w:sz="0" w:space="0" w:color="auto"/>
      </w:divBdr>
      <w:divsChild>
        <w:div w:id="1035890006">
          <w:marLeft w:val="360"/>
          <w:marRight w:val="0"/>
          <w:marTop w:val="200"/>
          <w:marBottom w:val="0"/>
          <w:divBdr>
            <w:top w:val="none" w:sz="0" w:space="0" w:color="auto"/>
            <w:left w:val="none" w:sz="0" w:space="0" w:color="auto"/>
            <w:bottom w:val="none" w:sz="0" w:space="0" w:color="auto"/>
            <w:right w:val="none" w:sz="0" w:space="0" w:color="auto"/>
          </w:divBdr>
        </w:div>
      </w:divsChild>
    </w:div>
    <w:div w:id="437604120">
      <w:bodyDiv w:val="1"/>
      <w:marLeft w:val="0"/>
      <w:marRight w:val="0"/>
      <w:marTop w:val="0"/>
      <w:marBottom w:val="0"/>
      <w:divBdr>
        <w:top w:val="none" w:sz="0" w:space="0" w:color="auto"/>
        <w:left w:val="none" w:sz="0" w:space="0" w:color="auto"/>
        <w:bottom w:val="none" w:sz="0" w:space="0" w:color="auto"/>
        <w:right w:val="none" w:sz="0" w:space="0" w:color="auto"/>
      </w:divBdr>
    </w:div>
    <w:div w:id="462189124">
      <w:bodyDiv w:val="1"/>
      <w:marLeft w:val="0"/>
      <w:marRight w:val="0"/>
      <w:marTop w:val="0"/>
      <w:marBottom w:val="0"/>
      <w:divBdr>
        <w:top w:val="none" w:sz="0" w:space="0" w:color="auto"/>
        <w:left w:val="none" w:sz="0" w:space="0" w:color="auto"/>
        <w:bottom w:val="none" w:sz="0" w:space="0" w:color="auto"/>
        <w:right w:val="none" w:sz="0" w:space="0" w:color="auto"/>
      </w:divBdr>
    </w:div>
    <w:div w:id="855457658">
      <w:bodyDiv w:val="1"/>
      <w:marLeft w:val="0"/>
      <w:marRight w:val="0"/>
      <w:marTop w:val="0"/>
      <w:marBottom w:val="0"/>
      <w:divBdr>
        <w:top w:val="none" w:sz="0" w:space="0" w:color="auto"/>
        <w:left w:val="none" w:sz="0" w:space="0" w:color="auto"/>
        <w:bottom w:val="none" w:sz="0" w:space="0" w:color="auto"/>
        <w:right w:val="none" w:sz="0" w:space="0" w:color="auto"/>
      </w:divBdr>
    </w:div>
    <w:div w:id="962612279">
      <w:bodyDiv w:val="1"/>
      <w:marLeft w:val="0"/>
      <w:marRight w:val="0"/>
      <w:marTop w:val="0"/>
      <w:marBottom w:val="0"/>
      <w:divBdr>
        <w:top w:val="none" w:sz="0" w:space="0" w:color="auto"/>
        <w:left w:val="none" w:sz="0" w:space="0" w:color="auto"/>
        <w:bottom w:val="none" w:sz="0" w:space="0" w:color="auto"/>
        <w:right w:val="none" w:sz="0" w:space="0" w:color="auto"/>
      </w:divBdr>
    </w:div>
    <w:div w:id="1171525617">
      <w:bodyDiv w:val="1"/>
      <w:marLeft w:val="0"/>
      <w:marRight w:val="0"/>
      <w:marTop w:val="0"/>
      <w:marBottom w:val="0"/>
      <w:divBdr>
        <w:top w:val="none" w:sz="0" w:space="0" w:color="auto"/>
        <w:left w:val="none" w:sz="0" w:space="0" w:color="auto"/>
        <w:bottom w:val="none" w:sz="0" w:space="0" w:color="auto"/>
        <w:right w:val="none" w:sz="0" w:space="0" w:color="auto"/>
      </w:divBdr>
    </w:div>
    <w:div w:id="1289969982">
      <w:bodyDiv w:val="1"/>
      <w:marLeft w:val="0"/>
      <w:marRight w:val="0"/>
      <w:marTop w:val="0"/>
      <w:marBottom w:val="0"/>
      <w:divBdr>
        <w:top w:val="none" w:sz="0" w:space="0" w:color="auto"/>
        <w:left w:val="none" w:sz="0" w:space="0" w:color="auto"/>
        <w:bottom w:val="none" w:sz="0" w:space="0" w:color="auto"/>
        <w:right w:val="none" w:sz="0" w:space="0" w:color="auto"/>
      </w:divBdr>
    </w:div>
    <w:div w:id="1548644150">
      <w:bodyDiv w:val="1"/>
      <w:marLeft w:val="0"/>
      <w:marRight w:val="0"/>
      <w:marTop w:val="0"/>
      <w:marBottom w:val="0"/>
      <w:divBdr>
        <w:top w:val="none" w:sz="0" w:space="0" w:color="auto"/>
        <w:left w:val="none" w:sz="0" w:space="0" w:color="auto"/>
        <w:bottom w:val="none" w:sz="0" w:space="0" w:color="auto"/>
        <w:right w:val="none" w:sz="0" w:space="0" w:color="auto"/>
      </w:divBdr>
    </w:div>
    <w:div w:id="1637225482">
      <w:bodyDiv w:val="1"/>
      <w:marLeft w:val="0"/>
      <w:marRight w:val="0"/>
      <w:marTop w:val="0"/>
      <w:marBottom w:val="0"/>
      <w:divBdr>
        <w:top w:val="none" w:sz="0" w:space="0" w:color="auto"/>
        <w:left w:val="none" w:sz="0" w:space="0" w:color="auto"/>
        <w:bottom w:val="none" w:sz="0" w:space="0" w:color="auto"/>
        <w:right w:val="none" w:sz="0" w:space="0" w:color="auto"/>
      </w:divBdr>
    </w:div>
    <w:div w:id="1683436753">
      <w:bodyDiv w:val="1"/>
      <w:marLeft w:val="0"/>
      <w:marRight w:val="0"/>
      <w:marTop w:val="0"/>
      <w:marBottom w:val="0"/>
      <w:divBdr>
        <w:top w:val="none" w:sz="0" w:space="0" w:color="auto"/>
        <w:left w:val="none" w:sz="0" w:space="0" w:color="auto"/>
        <w:bottom w:val="none" w:sz="0" w:space="0" w:color="auto"/>
        <w:right w:val="none" w:sz="0" w:space="0" w:color="auto"/>
      </w:divBdr>
    </w:div>
    <w:div w:id="1701316397">
      <w:bodyDiv w:val="1"/>
      <w:marLeft w:val="0"/>
      <w:marRight w:val="0"/>
      <w:marTop w:val="0"/>
      <w:marBottom w:val="0"/>
      <w:divBdr>
        <w:top w:val="none" w:sz="0" w:space="0" w:color="auto"/>
        <w:left w:val="none" w:sz="0" w:space="0" w:color="auto"/>
        <w:bottom w:val="none" w:sz="0" w:space="0" w:color="auto"/>
        <w:right w:val="none" w:sz="0" w:space="0" w:color="auto"/>
      </w:divBdr>
    </w:div>
    <w:div w:id="1888374739">
      <w:bodyDiv w:val="1"/>
      <w:marLeft w:val="0"/>
      <w:marRight w:val="0"/>
      <w:marTop w:val="0"/>
      <w:marBottom w:val="0"/>
      <w:divBdr>
        <w:top w:val="none" w:sz="0" w:space="0" w:color="auto"/>
        <w:left w:val="none" w:sz="0" w:space="0" w:color="auto"/>
        <w:bottom w:val="none" w:sz="0" w:space="0" w:color="auto"/>
        <w:right w:val="none" w:sz="0" w:space="0" w:color="auto"/>
      </w:divBdr>
      <w:divsChild>
        <w:div w:id="1867673911">
          <w:marLeft w:val="1440"/>
          <w:marRight w:val="0"/>
          <w:marTop w:val="100"/>
          <w:marBottom w:val="0"/>
          <w:divBdr>
            <w:top w:val="none" w:sz="0" w:space="0" w:color="auto"/>
            <w:left w:val="none" w:sz="0" w:space="0" w:color="auto"/>
            <w:bottom w:val="none" w:sz="0" w:space="0" w:color="auto"/>
            <w:right w:val="none" w:sz="0" w:space="0" w:color="auto"/>
          </w:divBdr>
        </w:div>
      </w:divsChild>
    </w:div>
    <w:div w:id="1992711971">
      <w:bodyDiv w:val="1"/>
      <w:marLeft w:val="0"/>
      <w:marRight w:val="0"/>
      <w:marTop w:val="0"/>
      <w:marBottom w:val="0"/>
      <w:divBdr>
        <w:top w:val="none" w:sz="0" w:space="0" w:color="auto"/>
        <w:left w:val="none" w:sz="0" w:space="0" w:color="auto"/>
        <w:bottom w:val="none" w:sz="0" w:space="0" w:color="auto"/>
        <w:right w:val="none" w:sz="0" w:space="0" w:color="auto"/>
      </w:divBdr>
    </w:div>
    <w:div w:id="20794764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image" Target="media/image7.emf"/><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emf"/><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emf"/><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emf"/><Relationship Id="rId5" Type="http://schemas.openxmlformats.org/officeDocument/2006/relationships/footnotes" Target="footnotes.xml"/><Relationship Id="rId15" Type="http://schemas.openxmlformats.org/officeDocument/2006/relationships/image" Target="media/image9.emf"/><Relationship Id="rId10" Type="http://schemas.openxmlformats.org/officeDocument/2006/relationships/image" Target="media/image4.emf"/><Relationship Id="rId19" Type="http://schemas.microsoft.com/office/2011/relationships/people" Target="people.xml"/><Relationship Id="rId4" Type="http://schemas.openxmlformats.org/officeDocument/2006/relationships/webSettings" Target="webSettings.xml"/><Relationship Id="rId9" Type="http://schemas.openxmlformats.org/officeDocument/2006/relationships/image" Target="media/image3.emf"/><Relationship Id="rId14" Type="http://schemas.openxmlformats.org/officeDocument/2006/relationships/image" Target="media/image8.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74</TotalTime>
  <Pages>41</Pages>
  <Words>11377</Words>
  <Characters>64852</Characters>
  <Application>Microsoft Office Word</Application>
  <DocSecurity>0</DocSecurity>
  <Lines>540</Lines>
  <Paragraphs>152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Haijing Zhang</dc:creator>
  <cp:keywords/>
  <dc:description/>
  <cp:lastModifiedBy>Haijing Zhang</cp:lastModifiedBy>
  <cp:revision>3</cp:revision>
  <dcterms:created xsi:type="dcterms:W3CDTF">2026-06-08T21:43:00Z</dcterms:created>
  <dcterms:modified xsi:type="dcterms:W3CDTF">2026-06-08T23:14:00Z</dcterms:modified>
</cp:coreProperties>
</file>